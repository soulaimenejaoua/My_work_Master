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0262A" w14:textId="3AECA1CD" w:rsidR="00A8299D" w:rsidRDefault="00361A74" w:rsidP="00361A74">
      <w:pPr>
        <w:jc w:val="center"/>
        <w:rPr>
          <w:rFonts w:ascii="Arial" w:hAnsi="Arial" w:cs="Arial"/>
          <w:b/>
          <w:bCs/>
          <w:sz w:val="28"/>
          <w:szCs w:val="28"/>
          <w:u w:val="single"/>
        </w:rPr>
      </w:pPr>
      <w:r w:rsidRPr="00237AD3">
        <w:rPr>
          <w:rFonts w:ascii="Arial" w:hAnsi="Arial" w:cs="Arial"/>
          <w:b/>
          <w:bCs/>
          <w:sz w:val="28"/>
          <w:szCs w:val="28"/>
          <w:u w:val="single"/>
        </w:rPr>
        <w:t>Progress</w:t>
      </w:r>
      <w:r w:rsidRPr="00361A74">
        <w:rPr>
          <w:rFonts w:ascii="Arial" w:hAnsi="Arial" w:cs="Arial"/>
          <w:b/>
          <w:bCs/>
          <w:sz w:val="28"/>
          <w:szCs w:val="28"/>
          <w:u w:val="single"/>
        </w:rPr>
        <w:t xml:space="preserve"> r</w:t>
      </w:r>
      <w:r w:rsidRPr="00237AD3">
        <w:rPr>
          <w:rFonts w:ascii="Arial" w:hAnsi="Arial" w:cs="Arial"/>
          <w:b/>
          <w:bCs/>
          <w:sz w:val="28"/>
          <w:szCs w:val="28"/>
          <w:u w:val="single"/>
        </w:rPr>
        <w:t>ep</w:t>
      </w:r>
      <w:r w:rsidRPr="00361A74">
        <w:rPr>
          <w:rFonts w:ascii="Arial" w:hAnsi="Arial" w:cs="Arial"/>
          <w:b/>
          <w:bCs/>
          <w:sz w:val="28"/>
          <w:szCs w:val="28"/>
          <w:u w:val="single"/>
        </w:rPr>
        <w:t>ort second week</w:t>
      </w:r>
    </w:p>
    <w:p w14:paraId="05747F38" w14:textId="542B2EFD" w:rsidR="00237AD3" w:rsidRPr="00D5734C" w:rsidRDefault="00D5734C" w:rsidP="00361A74">
      <w:pPr>
        <w:jc w:val="center"/>
        <w:rPr>
          <w:rFonts w:ascii="Arial" w:hAnsi="Arial" w:cs="Arial"/>
          <w:b/>
          <w:bCs/>
          <w:color w:val="002060"/>
          <w:sz w:val="28"/>
          <w:szCs w:val="28"/>
          <w:u w:val="single"/>
        </w:rPr>
      </w:pPr>
      <w:r w:rsidRPr="00D5734C">
        <w:rPr>
          <w:rFonts w:ascii="Arial" w:hAnsi="Arial" w:cs="Arial"/>
          <w:b/>
          <w:bCs/>
          <w:color w:val="002060"/>
          <w:sz w:val="28"/>
          <w:szCs w:val="28"/>
          <w:u w:val="single"/>
        </w:rPr>
        <w:t>souja450</w:t>
      </w:r>
    </w:p>
    <w:p w14:paraId="4394AD63" w14:textId="77777777" w:rsidR="00361A74" w:rsidRDefault="00361A74" w:rsidP="00361A74">
      <w:pPr>
        <w:rPr>
          <w:rFonts w:ascii="Arial" w:hAnsi="Arial" w:cs="Arial"/>
          <w:sz w:val="28"/>
          <w:szCs w:val="28"/>
        </w:rPr>
      </w:pPr>
    </w:p>
    <w:p w14:paraId="1ED2C790" w14:textId="568BCD35" w:rsidR="00C44779" w:rsidRDefault="00C44779" w:rsidP="00C44779">
      <w:pPr>
        <w:pStyle w:val="ListParagraph"/>
        <w:numPr>
          <w:ilvl w:val="0"/>
          <w:numId w:val="1"/>
        </w:numPr>
        <w:rPr>
          <w:rFonts w:ascii="Arial" w:hAnsi="Arial" w:cs="Arial"/>
          <w:b/>
          <w:bCs/>
          <w:sz w:val="28"/>
          <w:szCs w:val="28"/>
          <w:u w:val="single"/>
        </w:rPr>
      </w:pPr>
      <w:r w:rsidRPr="00156694">
        <w:rPr>
          <w:rFonts w:ascii="Arial" w:hAnsi="Arial" w:cs="Arial"/>
          <w:b/>
          <w:bCs/>
          <w:sz w:val="28"/>
          <w:szCs w:val="28"/>
          <w:u w:val="single"/>
        </w:rPr>
        <w:t>Cell search:</w:t>
      </w:r>
    </w:p>
    <w:p w14:paraId="4C584034" w14:textId="39E7A9D8" w:rsidR="005A632B" w:rsidRDefault="00551E75" w:rsidP="005A632B">
      <w:pPr>
        <w:pStyle w:val="ListParagraph"/>
        <w:rPr>
          <w:ins w:id="0" w:author="Rida Khan" w:date="2025-02-07T14:02:00Z"/>
          <w:rFonts w:ascii="Arial" w:hAnsi="Arial" w:cs="Arial"/>
          <w:sz w:val="28"/>
          <w:szCs w:val="28"/>
        </w:rPr>
      </w:pPr>
      <w:r>
        <w:rPr>
          <w:rFonts w:ascii="Arial" w:hAnsi="Arial" w:cs="Arial"/>
          <w:sz w:val="28"/>
          <w:szCs w:val="28"/>
        </w:rPr>
        <w:t xml:space="preserve">It </w:t>
      </w:r>
      <w:r w:rsidR="00C90718">
        <w:rPr>
          <w:rFonts w:ascii="Arial" w:hAnsi="Arial" w:cs="Arial"/>
          <w:sz w:val="28"/>
          <w:szCs w:val="28"/>
        </w:rPr>
        <w:t>is a procedure by User Equipment (UE) such as smartphone or an IoT device to detect and establish synchronization with a cell in a mobile network. It is required to establish an initial connection or handover to the network.</w:t>
      </w:r>
    </w:p>
    <w:p w14:paraId="794E6E02" w14:textId="77777777" w:rsidR="00A34C94" w:rsidRDefault="00A34C94" w:rsidP="005A632B">
      <w:pPr>
        <w:pStyle w:val="ListParagraph"/>
        <w:rPr>
          <w:rFonts w:ascii="Arial" w:hAnsi="Arial" w:cs="Arial"/>
          <w:sz w:val="28"/>
          <w:szCs w:val="28"/>
        </w:rPr>
      </w:pPr>
    </w:p>
    <w:p w14:paraId="33EE6E3D" w14:textId="52A8C77C" w:rsidR="005A632B" w:rsidRDefault="008A4395" w:rsidP="008A4395">
      <w:pPr>
        <w:pStyle w:val="ListParagraph"/>
        <w:numPr>
          <w:ilvl w:val="0"/>
          <w:numId w:val="1"/>
        </w:numPr>
        <w:rPr>
          <w:rFonts w:ascii="Arial" w:hAnsi="Arial" w:cs="Arial"/>
          <w:b/>
          <w:bCs/>
          <w:i/>
          <w:iCs/>
          <w:sz w:val="28"/>
          <w:szCs w:val="28"/>
          <w:u w:val="single"/>
        </w:rPr>
      </w:pPr>
      <w:r w:rsidRPr="00D5734C">
        <w:rPr>
          <w:rFonts w:ascii="Arial" w:hAnsi="Arial" w:cs="Arial"/>
          <w:b/>
          <w:bCs/>
          <w:sz w:val="28"/>
          <w:szCs w:val="28"/>
          <w:u w:val="single"/>
        </w:rPr>
        <w:t>The SS Block</w:t>
      </w:r>
      <w:r w:rsidRPr="008A4395">
        <w:rPr>
          <w:rFonts w:ascii="Arial" w:hAnsi="Arial" w:cs="Arial"/>
          <w:b/>
          <w:bCs/>
          <w:i/>
          <w:iCs/>
          <w:sz w:val="28"/>
          <w:szCs w:val="28"/>
          <w:u w:val="single"/>
        </w:rPr>
        <w:t>:</w:t>
      </w:r>
    </w:p>
    <w:p w14:paraId="06C00477" w14:textId="77777777" w:rsidR="00327020" w:rsidRPr="00D5734C" w:rsidRDefault="00321C20" w:rsidP="00D5734C">
      <w:pPr>
        <w:ind w:left="720"/>
        <w:rPr>
          <w:rFonts w:ascii="Arial" w:hAnsi="Arial" w:cs="Arial"/>
          <w:sz w:val="28"/>
          <w:szCs w:val="28"/>
        </w:rPr>
      </w:pPr>
      <w:r w:rsidRPr="00D5734C">
        <w:rPr>
          <w:rFonts w:ascii="Arial" w:hAnsi="Arial" w:cs="Arial"/>
          <w:sz w:val="28"/>
          <w:szCs w:val="28"/>
        </w:rPr>
        <w:t xml:space="preserve">The synchronization signal </w:t>
      </w:r>
      <w:r w:rsidR="00CF4A44" w:rsidRPr="00D5734C">
        <w:rPr>
          <w:rFonts w:ascii="Arial" w:hAnsi="Arial" w:cs="Arial"/>
          <w:sz w:val="28"/>
          <w:szCs w:val="28"/>
        </w:rPr>
        <w:t>is periodically transmitted on the downlink from each cell</w:t>
      </w:r>
      <w:r w:rsidR="00E74370" w:rsidRPr="00D5734C">
        <w:rPr>
          <w:rFonts w:ascii="Arial" w:hAnsi="Arial" w:cs="Arial"/>
          <w:sz w:val="28"/>
          <w:szCs w:val="28"/>
        </w:rPr>
        <w:t xml:space="preserve">. </w:t>
      </w:r>
      <w:r w:rsidR="00327020" w:rsidRPr="00D5734C">
        <w:rPr>
          <w:rFonts w:ascii="Arial" w:hAnsi="Arial" w:cs="Arial"/>
          <w:sz w:val="28"/>
          <w:szCs w:val="28"/>
        </w:rPr>
        <w:t xml:space="preserve">The SS block is transmitted periodically with </w:t>
      </w:r>
      <w:proofErr w:type="gramStart"/>
      <w:r w:rsidR="00327020" w:rsidRPr="00D5734C">
        <w:rPr>
          <w:rFonts w:ascii="Arial" w:hAnsi="Arial" w:cs="Arial"/>
          <w:sz w:val="28"/>
          <w:szCs w:val="28"/>
        </w:rPr>
        <w:t>a time period</w:t>
      </w:r>
      <w:proofErr w:type="gramEnd"/>
      <w:r w:rsidR="00327020" w:rsidRPr="00D5734C">
        <w:rPr>
          <w:rFonts w:ascii="Arial" w:hAnsi="Arial" w:cs="Arial"/>
          <w:sz w:val="28"/>
          <w:szCs w:val="28"/>
        </w:rPr>
        <w:t xml:space="preserve"> between 5 up to 160ms. However, in the case of devices doing initial cell search, the SS block is repeated at least once every 20ms. This will let the device that is looking for an SS block in the frequency domain to know how long it must stay on each frequency before concluding that there is PSS/SSS present. Then, it should move on to the next frequency within the synchronization raster. While doing initial cell search the SS block is repeated once every 20 </w:t>
      </w:r>
      <w:proofErr w:type="spellStart"/>
      <w:r w:rsidR="00327020" w:rsidRPr="00D5734C">
        <w:rPr>
          <w:rFonts w:ascii="Arial" w:hAnsi="Arial" w:cs="Arial"/>
          <w:sz w:val="28"/>
          <w:szCs w:val="28"/>
        </w:rPr>
        <w:t>ms.</w:t>
      </w:r>
      <w:proofErr w:type="spellEnd"/>
      <w:r w:rsidR="00327020" w:rsidRPr="00D5734C">
        <w:rPr>
          <w:rFonts w:ascii="Arial" w:hAnsi="Arial" w:cs="Arial"/>
          <w:sz w:val="28"/>
          <w:szCs w:val="28"/>
        </w:rPr>
        <w:t xml:space="preserve"> There are a set of scenarios where it is good to use shorter or longer SS-block periodicity:</w:t>
      </w:r>
    </w:p>
    <w:p w14:paraId="0F781044" w14:textId="77777777" w:rsidR="00327020" w:rsidRDefault="00327020" w:rsidP="00D5734C">
      <w:pPr>
        <w:pStyle w:val="ListParagraph"/>
        <w:numPr>
          <w:ilvl w:val="0"/>
          <w:numId w:val="13"/>
        </w:numPr>
        <w:rPr>
          <w:rFonts w:ascii="Arial" w:hAnsi="Arial" w:cs="Arial"/>
          <w:sz w:val="28"/>
          <w:szCs w:val="28"/>
        </w:rPr>
      </w:pPr>
      <w:r>
        <w:rPr>
          <w:rFonts w:ascii="Arial" w:hAnsi="Arial" w:cs="Arial"/>
          <w:sz w:val="28"/>
          <w:szCs w:val="28"/>
        </w:rPr>
        <w:t>Shorter SS-block periodicity: It is used to enable fast cell search for devices in connected mode.</w:t>
      </w:r>
    </w:p>
    <w:p w14:paraId="0C14BBAD" w14:textId="77777777" w:rsidR="00327020" w:rsidRDefault="00327020" w:rsidP="00D5734C">
      <w:pPr>
        <w:pStyle w:val="ListParagraph"/>
        <w:numPr>
          <w:ilvl w:val="0"/>
          <w:numId w:val="13"/>
        </w:numPr>
        <w:rPr>
          <w:rFonts w:ascii="Arial" w:hAnsi="Arial" w:cs="Arial"/>
          <w:sz w:val="28"/>
          <w:szCs w:val="28"/>
        </w:rPr>
      </w:pPr>
      <w:r>
        <w:rPr>
          <w:rFonts w:ascii="Arial" w:hAnsi="Arial" w:cs="Arial"/>
          <w:sz w:val="28"/>
          <w:szCs w:val="28"/>
        </w:rPr>
        <w:t xml:space="preserve">Longer SS-block periodicity: It is used to enhance network energy performance. </w:t>
      </w:r>
    </w:p>
    <w:p w14:paraId="6CF1F392" w14:textId="77777777" w:rsidR="00F70718" w:rsidRPr="00F70718" w:rsidRDefault="00F70718" w:rsidP="00F70718">
      <w:pPr>
        <w:ind w:left="720"/>
        <w:rPr>
          <w:rFonts w:ascii="Arial" w:hAnsi="Arial" w:cs="Arial"/>
          <w:sz w:val="28"/>
          <w:szCs w:val="28"/>
        </w:rPr>
      </w:pPr>
      <w:r w:rsidRPr="00F70718">
        <w:rPr>
          <w:rFonts w:ascii="Arial" w:hAnsi="Arial" w:cs="Arial"/>
          <w:sz w:val="28"/>
          <w:szCs w:val="28"/>
        </w:rPr>
        <w:t>The SS-block time index identifies the SS-block location through a specific SS burst set. Each block has a well-defined position within an SS burst which is included within the first and second half of a 5ms frame.</w:t>
      </w:r>
    </w:p>
    <w:p w14:paraId="52A6D7DD" w14:textId="191A186F" w:rsidR="00327020" w:rsidRDefault="00F70718" w:rsidP="00F70718">
      <w:pPr>
        <w:ind w:left="720"/>
        <w:rPr>
          <w:rFonts w:ascii="Arial" w:hAnsi="Arial" w:cs="Arial"/>
          <w:sz w:val="28"/>
          <w:szCs w:val="28"/>
        </w:rPr>
      </w:pPr>
      <w:r w:rsidRPr="00F70718">
        <w:rPr>
          <w:rFonts w:ascii="Arial" w:hAnsi="Arial" w:cs="Arial"/>
          <w:sz w:val="28"/>
          <w:szCs w:val="28"/>
        </w:rPr>
        <w:t>Using the SS-block time index and half-fame bit the device can determine the frame boundary.</w:t>
      </w:r>
    </w:p>
    <w:p w14:paraId="54631513" w14:textId="77777777" w:rsidR="00327020" w:rsidRDefault="00327020" w:rsidP="00D5734C">
      <w:pPr>
        <w:rPr>
          <w:rFonts w:ascii="Arial" w:hAnsi="Arial" w:cs="Arial"/>
          <w:sz w:val="28"/>
          <w:szCs w:val="28"/>
        </w:rPr>
      </w:pPr>
    </w:p>
    <w:p w14:paraId="1B6E1EDA" w14:textId="44175E8B" w:rsidR="008A4395" w:rsidRDefault="00E74370" w:rsidP="008A4395">
      <w:pPr>
        <w:ind w:left="720"/>
        <w:rPr>
          <w:rFonts w:ascii="Arial" w:hAnsi="Arial" w:cs="Arial"/>
          <w:sz w:val="28"/>
          <w:szCs w:val="28"/>
        </w:rPr>
      </w:pPr>
      <w:r>
        <w:rPr>
          <w:rFonts w:ascii="Arial" w:hAnsi="Arial" w:cs="Arial"/>
          <w:sz w:val="28"/>
          <w:szCs w:val="28"/>
        </w:rPr>
        <w:lastRenderedPageBreak/>
        <w:t>The goal</w:t>
      </w:r>
      <w:r w:rsidR="00F70718">
        <w:rPr>
          <w:rFonts w:ascii="Arial" w:hAnsi="Arial" w:cs="Arial"/>
          <w:sz w:val="28"/>
          <w:szCs w:val="28"/>
        </w:rPr>
        <w:t xml:space="preserve"> of the SS Block</w:t>
      </w:r>
      <w:r>
        <w:rPr>
          <w:rFonts w:ascii="Arial" w:hAnsi="Arial" w:cs="Arial"/>
          <w:sz w:val="28"/>
          <w:szCs w:val="28"/>
        </w:rPr>
        <w:t xml:space="preserve"> is to enable devices finding a cell wh</w:t>
      </w:r>
      <w:r w:rsidR="00B61028">
        <w:rPr>
          <w:rFonts w:ascii="Arial" w:hAnsi="Arial" w:cs="Arial"/>
          <w:sz w:val="28"/>
          <w:szCs w:val="28"/>
        </w:rPr>
        <w:t>ile entering a system. A synchronization signal that consists of two parts:</w:t>
      </w:r>
    </w:p>
    <w:p w14:paraId="6387AD8C" w14:textId="21CBB97E" w:rsidR="00943031" w:rsidRDefault="00B61028" w:rsidP="00943031">
      <w:pPr>
        <w:pStyle w:val="ListParagraph"/>
        <w:numPr>
          <w:ilvl w:val="0"/>
          <w:numId w:val="5"/>
        </w:numPr>
        <w:rPr>
          <w:rFonts w:ascii="Arial" w:hAnsi="Arial" w:cs="Arial"/>
          <w:b/>
          <w:bCs/>
          <w:sz w:val="28"/>
          <w:szCs w:val="28"/>
        </w:rPr>
      </w:pPr>
      <w:r w:rsidRPr="004B3435">
        <w:rPr>
          <w:rFonts w:ascii="Arial" w:hAnsi="Arial" w:cs="Arial"/>
          <w:b/>
          <w:bCs/>
          <w:sz w:val="28"/>
          <w:szCs w:val="28"/>
        </w:rPr>
        <w:t>PSS</w:t>
      </w:r>
      <w:ins w:id="1" w:author="Rida Khan" w:date="2025-02-07T14:04:00Z">
        <w:r w:rsidR="00A34C94">
          <w:rPr>
            <w:rFonts w:ascii="Arial" w:hAnsi="Arial" w:cs="Arial"/>
            <w:b/>
            <w:bCs/>
            <w:sz w:val="28"/>
            <w:szCs w:val="28"/>
          </w:rPr>
          <w:t xml:space="preserve"> </w:t>
        </w:r>
      </w:ins>
      <w:r w:rsidRPr="004B3435">
        <w:rPr>
          <w:rFonts w:ascii="Arial" w:hAnsi="Arial" w:cs="Arial"/>
          <w:b/>
          <w:bCs/>
          <w:sz w:val="28"/>
          <w:szCs w:val="28"/>
        </w:rPr>
        <w:t>(</w:t>
      </w:r>
      <w:r w:rsidR="00E278E0" w:rsidRPr="004B3435">
        <w:rPr>
          <w:rFonts w:ascii="Arial" w:hAnsi="Arial" w:cs="Arial"/>
          <w:b/>
          <w:bCs/>
          <w:sz w:val="28"/>
          <w:szCs w:val="28"/>
        </w:rPr>
        <w:t xml:space="preserve">The </w:t>
      </w:r>
      <w:r w:rsidRPr="004B3435">
        <w:rPr>
          <w:rFonts w:ascii="Arial" w:hAnsi="Arial" w:cs="Arial"/>
          <w:b/>
          <w:bCs/>
          <w:sz w:val="28"/>
          <w:szCs w:val="28"/>
        </w:rPr>
        <w:t>Primary Synchronization Signal):</w:t>
      </w:r>
      <w:r w:rsidR="00E278E0" w:rsidRPr="004B3435">
        <w:rPr>
          <w:rFonts w:ascii="Arial" w:hAnsi="Arial" w:cs="Arial"/>
          <w:b/>
          <w:bCs/>
          <w:sz w:val="28"/>
          <w:szCs w:val="28"/>
        </w:rPr>
        <w:t xml:space="preserve"> </w:t>
      </w:r>
    </w:p>
    <w:p w14:paraId="4731B739" w14:textId="2DA93E93" w:rsidR="004B3435" w:rsidRPr="004B3435" w:rsidRDefault="004B3435" w:rsidP="004B3435">
      <w:pPr>
        <w:pStyle w:val="ListParagraph"/>
        <w:ind w:left="1800"/>
        <w:rPr>
          <w:rFonts w:ascii="Arial" w:hAnsi="Arial" w:cs="Arial"/>
          <w:sz w:val="28"/>
          <w:szCs w:val="28"/>
        </w:rPr>
      </w:pPr>
      <w:r>
        <w:rPr>
          <w:rFonts w:ascii="Arial" w:hAnsi="Arial" w:cs="Arial"/>
          <w:sz w:val="28"/>
          <w:szCs w:val="28"/>
        </w:rPr>
        <w:t xml:space="preserve">It is the first signal that the device logging into the system will look for. During that phase, the device has no knowledge of the system timing. In LTE, the UE is trying to find when PSS is powered on and turned to a specific frequency to camp on. If the process of detecting the PSS was </w:t>
      </w:r>
      <w:r w:rsidR="003C3F0D">
        <w:rPr>
          <w:rFonts w:ascii="Arial" w:hAnsi="Arial" w:cs="Arial"/>
          <w:sz w:val="28"/>
          <w:szCs w:val="28"/>
        </w:rPr>
        <w:t xml:space="preserve">successful. </w:t>
      </w:r>
      <w:r>
        <w:rPr>
          <w:rFonts w:ascii="Arial" w:hAnsi="Arial" w:cs="Arial"/>
          <w:sz w:val="28"/>
          <w:szCs w:val="28"/>
        </w:rPr>
        <w:t xml:space="preserve"> it starts to decode the entire SSB.</w:t>
      </w:r>
      <w:r>
        <w:rPr>
          <w:rFonts w:ascii="Arial" w:hAnsi="Arial" w:cs="Arial"/>
          <w:sz w:val="28"/>
          <w:szCs w:val="28"/>
        </w:rPr>
        <w:tab/>
      </w:r>
    </w:p>
    <w:p w14:paraId="2FB0ECEE" w14:textId="5095C23B" w:rsidR="00E421F6" w:rsidRDefault="006C61A7" w:rsidP="00E524F2">
      <w:pPr>
        <w:pStyle w:val="ListParagraph"/>
        <w:ind w:left="1800"/>
        <w:rPr>
          <w:rFonts w:ascii="Arial" w:hAnsi="Arial" w:cs="Arial"/>
          <w:sz w:val="28"/>
          <w:szCs w:val="28"/>
        </w:rPr>
      </w:pPr>
      <w:r>
        <w:rPr>
          <w:rFonts w:ascii="Arial" w:hAnsi="Arial" w:cs="Arial"/>
          <w:sz w:val="28"/>
          <w:szCs w:val="28"/>
        </w:rPr>
        <w:t>It is transmitted in the first OFDM of the SS block and occupies 127 subcarriers</w:t>
      </w:r>
      <w:r w:rsidR="00FE5B93">
        <w:rPr>
          <w:rFonts w:ascii="Arial" w:hAnsi="Arial" w:cs="Arial"/>
          <w:sz w:val="28"/>
          <w:szCs w:val="28"/>
        </w:rPr>
        <w:t xml:space="preserve"> as the PSS. There are eight and nine empty subcarriers on each side of the SS.</w:t>
      </w:r>
      <w:r w:rsidR="000A0E89">
        <w:rPr>
          <w:rFonts w:ascii="Arial" w:hAnsi="Arial" w:cs="Arial"/>
          <w:sz w:val="28"/>
          <w:szCs w:val="28"/>
        </w:rPr>
        <w:t xml:space="preserve"> </w:t>
      </w:r>
      <w:r w:rsidR="00222B41">
        <w:rPr>
          <w:rFonts w:ascii="Arial" w:hAnsi="Arial" w:cs="Arial"/>
          <w:sz w:val="28"/>
          <w:szCs w:val="28"/>
        </w:rPr>
        <w:t>Along with the Physical Broadcast Channel (PBCH)</w:t>
      </w:r>
      <w:r w:rsidR="00A34C94">
        <w:rPr>
          <w:rFonts w:ascii="Arial" w:hAnsi="Arial" w:cs="Arial"/>
          <w:sz w:val="28"/>
          <w:szCs w:val="28"/>
        </w:rPr>
        <w:t xml:space="preserve"> and SSS,</w:t>
      </w:r>
      <w:r w:rsidR="00222B41">
        <w:rPr>
          <w:rFonts w:ascii="Arial" w:hAnsi="Arial" w:cs="Arial"/>
          <w:sz w:val="28"/>
          <w:szCs w:val="28"/>
        </w:rPr>
        <w:t xml:space="preserve"> </w:t>
      </w:r>
      <w:r w:rsidR="00A34C94">
        <w:rPr>
          <w:rFonts w:ascii="Arial" w:hAnsi="Arial" w:cs="Arial"/>
          <w:sz w:val="28"/>
          <w:szCs w:val="28"/>
        </w:rPr>
        <w:t xml:space="preserve">it </w:t>
      </w:r>
      <w:r w:rsidR="00222B41">
        <w:rPr>
          <w:rFonts w:ascii="Arial" w:hAnsi="Arial" w:cs="Arial"/>
          <w:sz w:val="28"/>
          <w:szCs w:val="28"/>
        </w:rPr>
        <w:t>is referred to as a Synchronization Signal Block</w:t>
      </w:r>
      <w:r w:rsidR="00327020">
        <w:rPr>
          <w:rFonts w:ascii="Arial" w:hAnsi="Arial" w:cs="Arial"/>
          <w:sz w:val="28"/>
          <w:szCs w:val="28"/>
        </w:rPr>
        <w:t xml:space="preserve"> (SSB)</w:t>
      </w:r>
      <w:r w:rsidR="00222B41">
        <w:rPr>
          <w:rFonts w:ascii="Arial" w:hAnsi="Arial" w:cs="Arial"/>
          <w:sz w:val="28"/>
          <w:szCs w:val="28"/>
        </w:rPr>
        <w:t>.</w:t>
      </w:r>
    </w:p>
    <w:p w14:paraId="1DBD4B6D" w14:textId="77777777" w:rsidR="00512244" w:rsidRPr="00D7037F" w:rsidRDefault="00512244" w:rsidP="00E3725D">
      <w:pPr>
        <w:pStyle w:val="ListParagraph"/>
        <w:ind w:left="1800"/>
        <w:jc w:val="center"/>
        <w:rPr>
          <w:rFonts w:ascii="Arial" w:hAnsi="Arial" w:cs="Arial"/>
          <w:b/>
          <w:bCs/>
          <w:sz w:val="28"/>
          <w:szCs w:val="28"/>
        </w:rPr>
      </w:pPr>
    </w:p>
    <w:p w14:paraId="57603747" w14:textId="77777777" w:rsidR="007175F3" w:rsidRPr="00350786" w:rsidRDefault="007175F3" w:rsidP="00350786">
      <w:pPr>
        <w:pStyle w:val="ListParagraph"/>
        <w:ind w:left="1800"/>
        <w:rPr>
          <w:rFonts w:ascii="Arial" w:hAnsi="Arial" w:cs="Arial"/>
          <w:sz w:val="28"/>
          <w:szCs w:val="28"/>
        </w:rPr>
      </w:pPr>
    </w:p>
    <w:p w14:paraId="1A5450ED" w14:textId="77777777" w:rsidR="00DE7752" w:rsidRPr="004B3435" w:rsidRDefault="00DE7752" w:rsidP="00DE7752">
      <w:pPr>
        <w:pStyle w:val="ListParagraph"/>
        <w:ind w:left="1800"/>
        <w:rPr>
          <w:rFonts w:ascii="Arial" w:hAnsi="Arial" w:cs="Arial"/>
          <w:b/>
          <w:bCs/>
          <w:sz w:val="28"/>
          <w:szCs w:val="28"/>
        </w:rPr>
      </w:pPr>
    </w:p>
    <w:p w14:paraId="4AF2CBC6" w14:textId="2D899FBC" w:rsidR="00E278E0" w:rsidRDefault="00E278E0" w:rsidP="00B61028">
      <w:pPr>
        <w:pStyle w:val="ListParagraph"/>
        <w:numPr>
          <w:ilvl w:val="0"/>
          <w:numId w:val="5"/>
        </w:numPr>
        <w:rPr>
          <w:rFonts w:ascii="Arial" w:hAnsi="Arial" w:cs="Arial"/>
          <w:b/>
          <w:bCs/>
          <w:sz w:val="28"/>
          <w:szCs w:val="28"/>
        </w:rPr>
      </w:pPr>
      <w:r w:rsidRPr="004B3435">
        <w:rPr>
          <w:rFonts w:ascii="Arial" w:hAnsi="Arial" w:cs="Arial"/>
          <w:b/>
          <w:bCs/>
          <w:sz w:val="28"/>
          <w:szCs w:val="28"/>
        </w:rPr>
        <w:t>SSS</w:t>
      </w:r>
      <w:ins w:id="2" w:author="Rida Khan" w:date="2025-02-07T14:04:00Z">
        <w:r w:rsidR="00A34C94">
          <w:rPr>
            <w:rFonts w:ascii="Arial" w:hAnsi="Arial" w:cs="Arial"/>
            <w:b/>
            <w:bCs/>
            <w:sz w:val="28"/>
            <w:szCs w:val="28"/>
          </w:rPr>
          <w:t xml:space="preserve"> </w:t>
        </w:r>
      </w:ins>
      <w:r w:rsidRPr="004B3435">
        <w:rPr>
          <w:rFonts w:ascii="Arial" w:hAnsi="Arial" w:cs="Arial"/>
          <w:b/>
          <w:bCs/>
          <w:sz w:val="28"/>
          <w:szCs w:val="28"/>
        </w:rPr>
        <w:t xml:space="preserve">(The </w:t>
      </w:r>
      <w:r w:rsidR="00DE7752" w:rsidRPr="004B3435">
        <w:rPr>
          <w:rFonts w:ascii="Arial" w:hAnsi="Arial" w:cs="Arial"/>
          <w:b/>
          <w:bCs/>
          <w:sz w:val="28"/>
          <w:szCs w:val="28"/>
        </w:rPr>
        <w:t>S</w:t>
      </w:r>
      <w:r w:rsidRPr="004B3435">
        <w:rPr>
          <w:rFonts w:ascii="Arial" w:hAnsi="Arial" w:cs="Arial"/>
          <w:b/>
          <w:bCs/>
          <w:sz w:val="28"/>
          <w:szCs w:val="28"/>
        </w:rPr>
        <w:t>econdary Synchronization Signal)</w:t>
      </w:r>
      <w:r w:rsidR="00DE7752" w:rsidRPr="004B3435">
        <w:rPr>
          <w:rFonts w:ascii="Arial" w:hAnsi="Arial" w:cs="Arial"/>
          <w:b/>
          <w:bCs/>
          <w:sz w:val="28"/>
          <w:szCs w:val="28"/>
        </w:rPr>
        <w:t>:</w:t>
      </w:r>
      <w:r w:rsidRPr="004B3435">
        <w:rPr>
          <w:rFonts w:ascii="Arial" w:hAnsi="Arial" w:cs="Arial"/>
          <w:b/>
          <w:bCs/>
          <w:sz w:val="28"/>
          <w:szCs w:val="28"/>
        </w:rPr>
        <w:t xml:space="preserve"> </w:t>
      </w:r>
    </w:p>
    <w:p w14:paraId="65C5E629" w14:textId="7D8253F0" w:rsidR="00812F5B" w:rsidRPr="00F44C8A" w:rsidRDefault="00F44C8A" w:rsidP="00F44C8A">
      <w:pPr>
        <w:pStyle w:val="ListParagraph"/>
        <w:ind w:left="1800"/>
        <w:rPr>
          <w:rFonts w:ascii="Arial" w:hAnsi="Arial" w:cs="Arial"/>
          <w:sz w:val="28"/>
          <w:szCs w:val="28"/>
        </w:rPr>
      </w:pPr>
      <w:r>
        <w:rPr>
          <w:rFonts w:ascii="Arial" w:hAnsi="Arial" w:cs="Arial"/>
          <w:sz w:val="28"/>
          <w:szCs w:val="28"/>
        </w:rPr>
        <w:t xml:space="preserve">It is a physical layer signal used for radio frame synchronization. Furthermore, </w:t>
      </w:r>
      <w:proofErr w:type="gramStart"/>
      <w:r w:rsidR="00350786" w:rsidRPr="00F44C8A">
        <w:rPr>
          <w:rFonts w:ascii="Arial" w:hAnsi="Arial" w:cs="Arial"/>
          <w:sz w:val="28"/>
          <w:szCs w:val="28"/>
        </w:rPr>
        <w:t>It</w:t>
      </w:r>
      <w:proofErr w:type="gramEnd"/>
      <w:r w:rsidR="00350786" w:rsidRPr="00F44C8A">
        <w:rPr>
          <w:rFonts w:ascii="Arial" w:hAnsi="Arial" w:cs="Arial"/>
          <w:sz w:val="28"/>
          <w:szCs w:val="28"/>
        </w:rPr>
        <w:t xml:space="preserve"> is transmitted in the third OFDM symbol of the SS block and occupies the same set</w:t>
      </w:r>
      <w:r w:rsidR="004A73FD" w:rsidRPr="00F44C8A">
        <w:rPr>
          <w:rFonts w:ascii="Arial" w:hAnsi="Arial" w:cs="Arial"/>
          <w:sz w:val="28"/>
          <w:szCs w:val="28"/>
        </w:rPr>
        <w:t xml:space="preserve"> of subcarriers as the PSS. There are eight and nine empty subcarriers on each side of the SSS.</w:t>
      </w:r>
      <w:r w:rsidR="00812F5B" w:rsidRPr="00F44C8A">
        <w:rPr>
          <w:rFonts w:ascii="Arial" w:hAnsi="Arial" w:cs="Arial"/>
          <w:sz w:val="28"/>
          <w:szCs w:val="28"/>
        </w:rPr>
        <w:t xml:space="preserve"> Along with the Physical Broadcast Channel (PBCH) </w:t>
      </w:r>
      <w:r w:rsidR="00A34C94">
        <w:rPr>
          <w:rFonts w:ascii="Arial" w:hAnsi="Arial" w:cs="Arial"/>
          <w:sz w:val="28"/>
          <w:szCs w:val="28"/>
        </w:rPr>
        <w:t xml:space="preserve">and PSS, it </w:t>
      </w:r>
      <w:r w:rsidR="00812F5B" w:rsidRPr="00F44C8A">
        <w:rPr>
          <w:rFonts w:ascii="Arial" w:hAnsi="Arial" w:cs="Arial"/>
          <w:sz w:val="28"/>
          <w:szCs w:val="28"/>
        </w:rPr>
        <w:t>is referred to as a Synchronization Signal Block</w:t>
      </w:r>
      <w:r w:rsidR="00327020">
        <w:rPr>
          <w:rFonts w:ascii="Arial" w:hAnsi="Arial" w:cs="Arial"/>
          <w:sz w:val="28"/>
          <w:szCs w:val="28"/>
        </w:rPr>
        <w:t xml:space="preserve"> (SSB)</w:t>
      </w:r>
      <w:r w:rsidR="00812F5B" w:rsidRPr="00F44C8A">
        <w:rPr>
          <w:rFonts w:ascii="Arial" w:hAnsi="Arial" w:cs="Arial"/>
          <w:sz w:val="28"/>
          <w:szCs w:val="28"/>
        </w:rPr>
        <w:t>.</w:t>
      </w:r>
    </w:p>
    <w:p w14:paraId="4B821656" w14:textId="741BA755" w:rsidR="00350786" w:rsidRDefault="00350786" w:rsidP="00350786">
      <w:pPr>
        <w:pStyle w:val="ListParagraph"/>
        <w:ind w:left="1800"/>
        <w:rPr>
          <w:rFonts w:ascii="Arial" w:hAnsi="Arial" w:cs="Arial"/>
          <w:sz w:val="28"/>
          <w:szCs w:val="28"/>
        </w:rPr>
      </w:pPr>
    </w:p>
    <w:p w14:paraId="1BC191E7" w14:textId="7AE9281D" w:rsidR="00F70718" w:rsidRDefault="00F70718" w:rsidP="00350786">
      <w:pPr>
        <w:pStyle w:val="ListParagraph"/>
        <w:ind w:left="1800"/>
        <w:rPr>
          <w:rFonts w:ascii="Arial" w:hAnsi="Arial" w:cs="Arial"/>
          <w:sz w:val="28"/>
          <w:szCs w:val="28"/>
        </w:rPr>
      </w:pPr>
      <w:r w:rsidRPr="00F70718">
        <w:rPr>
          <w:rFonts w:ascii="Arial" w:hAnsi="Arial" w:cs="Arial"/>
          <w:sz w:val="28"/>
          <w:szCs w:val="28"/>
        </w:rPr>
        <w:t>When a device just detected a PSS. It gets the transmission timing of the SSS. By detecting the SSS, the device can determine the PCI of the detected cell. There are about 1008 different PCIs. The set of candidate PCIs is reduced by a factor of 3 to enable large number of SSS sequences.</w:t>
      </w:r>
      <w:r w:rsidRPr="00F70718">
        <w:rPr>
          <w:rFonts w:ascii="Arial" w:hAnsi="Arial" w:cs="Arial"/>
          <w:sz w:val="28"/>
          <w:szCs w:val="28"/>
        </w:rPr>
        <w:tab/>
        <w:t>The basic structure of the SSS is the same as that of the PSS and it consists of 127 subcarriers to which SSS sequence is applied.</w:t>
      </w:r>
    </w:p>
    <w:p w14:paraId="3BC9EF1B" w14:textId="77777777" w:rsidR="00F70718" w:rsidRDefault="00F70718" w:rsidP="00350786">
      <w:pPr>
        <w:pStyle w:val="ListParagraph"/>
        <w:ind w:left="1800"/>
        <w:rPr>
          <w:ins w:id="3" w:author="Soulaimene Jaoua" w:date="2025-02-10T00:48:00Z"/>
          <w:rFonts w:ascii="Arial" w:hAnsi="Arial" w:cs="Arial"/>
          <w:sz w:val="28"/>
          <w:szCs w:val="28"/>
        </w:rPr>
      </w:pPr>
    </w:p>
    <w:p w14:paraId="5C939ADA" w14:textId="77777777" w:rsidR="006D0029" w:rsidRDefault="006D0029" w:rsidP="00350786">
      <w:pPr>
        <w:pStyle w:val="ListParagraph"/>
        <w:ind w:left="1800"/>
        <w:rPr>
          <w:ins w:id="4" w:author="Soulaimene Jaoua" w:date="2025-02-10T00:48:00Z"/>
          <w:rFonts w:ascii="Arial" w:hAnsi="Arial" w:cs="Arial"/>
          <w:sz w:val="28"/>
          <w:szCs w:val="28"/>
        </w:rPr>
      </w:pPr>
    </w:p>
    <w:p w14:paraId="63230107" w14:textId="77777777" w:rsidR="006D0029" w:rsidRDefault="006D0029" w:rsidP="00350786">
      <w:pPr>
        <w:pStyle w:val="ListParagraph"/>
        <w:ind w:left="1800"/>
        <w:rPr>
          <w:rFonts w:ascii="Arial" w:hAnsi="Arial" w:cs="Arial"/>
          <w:sz w:val="28"/>
          <w:szCs w:val="28"/>
        </w:rPr>
      </w:pPr>
    </w:p>
    <w:p w14:paraId="5C7287C0" w14:textId="77777777" w:rsidR="00934045" w:rsidRDefault="00934045" w:rsidP="0091437B">
      <w:pPr>
        <w:pStyle w:val="ListParagraph"/>
        <w:ind w:left="1800"/>
        <w:rPr>
          <w:rFonts w:ascii="Arial" w:hAnsi="Arial" w:cs="Arial"/>
          <w:sz w:val="28"/>
          <w:szCs w:val="28"/>
        </w:rPr>
      </w:pPr>
    </w:p>
    <w:p w14:paraId="19E66085" w14:textId="77777777" w:rsidR="001172DC" w:rsidRDefault="001172DC" w:rsidP="001172DC">
      <w:pPr>
        <w:pStyle w:val="ListParagraph"/>
        <w:ind w:left="1800"/>
        <w:jc w:val="center"/>
        <w:rPr>
          <w:rFonts w:ascii="Arial" w:eastAsiaTheme="minorEastAsia" w:hAnsi="Arial" w:cs="Arial"/>
          <w:sz w:val="28"/>
          <w:szCs w:val="28"/>
        </w:rPr>
      </w:pPr>
    </w:p>
    <w:p w14:paraId="4DD3115F" w14:textId="1ACB8116" w:rsidR="0082049D" w:rsidRDefault="0082049D" w:rsidP="0082049D">
      <w:pPr>
        <w:pStyle w:val="ListParagraph"/>
        <w:numPr>
          <w:ilvl w:val="0"/>
          <w:numId w:val="10"/>
        </w:numPr>
        <w:rPr>
          <w:rFonts w:ascii="Arial" w:eastAsiaTheme="minorEastAsia" w:hAnsi="Arial" w:cs="Arial"/>
          <w:b/>
          <w:bCs/>
          <w:sz w:val="28"/>
          <w:szCs w:val="28"/>
        </w:rPr>
      </w:pPr>
      <w:r w:rsidRPr="0082049D">
        <w:rPr>
          <w:rFonts w:ascii="Arial" w:eastAsiaTheme="minorEastAsia" w:hAnsi="Arial" w:cs="Arial"/>
          <w:b/>
          <w:bCs/>
          <w:sz w:val="28"/>
          <w:szCs w:val="28"/>
        </w:rPr>
        <w:t>The PBCH:</w:t>
      </w:r>
    </w:p>
    <w:p w14:paraId="74B3DD3C" w14:textId="0D976191" w:rsidR="00190023" w:rsidRDefault="00190023" w:rsidP="00190023">
      <w:pPr>
        <w:pStyle w:val="ListParagraph"/>
        <w:ind w:left="1800"/>
        <w:rPr>
          <w:ins w:id="5" w:author="Rida Khan" w:date="2025-02-07T14:14:00Z"/>
          <w:rFonts w:ascii="Arial" w:eastAsiaTheme="minorEastAsia" w:hAnsi="Arial" w:cs="Arial"/>
          <w:sz w:val="28"/>
          <w:szCs w:val="28"/>
        </w:rPr>
      </w:pPr>
      <w:r>
        <w:rPr>
          <w:rFonts w:ascii="Arial" w:eastAsiaTheme="minorEastAsia" w:hAnsi="Arial" w:cs="Arial"/>
          <w:sz w:val="28"/>
          <w:szCs w:val="28"/>
        </w:rPr>
        <w:t xml:space="preserve">It is </w:t>
      </w:r>
      <w:r w:rsidR="000A41F3">
        <w:rPr>
          <w:rFonts w:ascii="Arial" w:eastAsiaTheme="minorEastAsia" w:hAnsi="Arial" w:cs="Arial"/>
          <w:sz w:val="28"/>
          <w:szCs w:val="28"/>
        </w:rPr>
        <w:t>a physical channel on which explicit channel-coded information can be</w:t>
      </w:r>
      <w:r w:rsidR="00615A7F">
        <w:rPr>
          <w:rFonts w:ascii="Arial" w:eastAsiaTheme="minorEastAsia" w:hAnsi="Arial" w:cs="Arial"/>
          <w:sz w:val="28"/>
          <w:szCs w:val="28"/>
        </w:rPr>
        <w:t xml:space="preserve"> transmitted. </w:t>
      </w:r>
      <w:r w:rsidR="00A771FC">
        <w:rPr>
          <w:rFonts w:ascii="Arial" w:eastAsiaTheme="minorEastAsia" w:hAnsi="Arial" w:cs="Arial"/>
          <w:sz w:val="28"/>
          <w:szCs w:val="28"/>
        </w:rPr>
        <w:t>It carries the MIB</w:t>
      </w:r>
      <w:ins w:id="6" w:author="Rida Khan" w:date="2025-02-07T14:14:00Z">
        <w:r w:rsidR="00327020">
          <w:rPr>
            <w:rFonts w:ascii="Arial" w:eastAsiaTheme="minorEastAsia" w:hAnsi="Arial" w:cs="Arial"/>
            <w:sz w:val="28"/>
            <w:szCs w:val="28"/>
          </w:rPr>
          <w:t xml:space="preserve"> </w:t>
        </w:r>
      </w:ins>
      <w:r w:rsidR="00A771FC">
        <w:rPr>
          <w:rFonts w:ascii="Arial" w:eastAsiaTheme="minorEastAsia" w:hAnsi="Arial" w:cs="Arial"/>
          <w:sz w:val="28"/>
          <w:szCs w:val="28"/>
        </w:rPr>
        <w:t xml:space="preserve">(Master Information Block) </w:t>
      </w:r>
      <w:r w:rsidR="00803E11">
        <w:rPr>
          <w:rFonts w:ascii="Arial" w:eastAsiaTheme="minorEastAsia" w:hAnsi="Arial" w:cs="Arial"/>
          <w:sz w:val="28"/>
          <w:szCs w:val="28"/>
        </w:rPr>
        <w:t>which has a small amount of data that the device needs to get the remaining system information sent to all devices on the network.</w:t>
      </w:r>
    </w:p>
    <w:p w14:paraId="6769F934" w14:textId="77777777" w:rsidR="00327020" w:rsidRDefault="00327020" w:rsidP="00190023">
      <w:pPr>
        <w:pStyle w:val="ListParagraph"/>
        <w:ind w:left="1800"/>
        <w:rPr>
          <w:ins w:id="7" w:author="Rida Khan" w:date="2025-02-07T14:14:00Z"/>
          <w:rFonts w:ascii="Arial" w:eastAsiaTheme="minorEastAsia" w:hAnsi="Arial" w:cs="Arial"/>
          <w:sz w:val="28"/>
          <w:szCs w:val="28"/>
        </w:rPr>
      </w:pPr>
    </w:p>
    <w:p w14:paraId="082AD4F3" w14:textId="77777777" w:rsidR="00327020" w:rsidRDefault="00327020" w:rsidP="00327020">
      <w:pPr>
        <w:pStyle w:val="ListParagraph"/>
        <w:numPr>
          <w:ilvl w:val="0"/>
          <w:numId w:val="5"/>
        </w:numPr>
        <w:rPr>
          <w:rFonts w:ascii="Arial" w:hAnsi="Arial" w:cs="Arial"/>
          <w:sz w:val="28"/>
          <w:szCs w:val="28"/>
        </w:rPr>
      </w:pPr>
      <w:r>
        <w:rPr>
          <w:rFonts w:ascii="Arial" w:hAnsi="Arial" w:cs="Arial"/>
          <w:sz w:val="28"/>
          <w:szCs w:val="28"/>
        </w:rPr>
        <w:t>The PBCH is transmitted within the second and fourth OFDM symbols of the SS block. Furthermore, PBCH transmission uses 48 subcarriers on each side of the SS block. Overall, the total number of resource elements used for PBCH transmission per SS block is about 576. This includes resource elements for the PBCH itself as well the resource elements for the demodulation reference signals (DMRS) needed.</w:t>
      </w:r>
    </w:p>
    <w:p w14:paraId="3B4C4304" w14:textId="77777777" w:rsidR="00327020" w:rsidRDefault="00327020" w:rsidP="00190023">
      <w:pPr>
        <w:pStyle w:val="ListParagraph"/>
        <w:ind w:left="1800"/>
        <w:rPr>
          <w:rFonts w:ascii="Arial" w:eastAsiaTheme="minorEastAsia" w:hAnsi="Arial" w:cs="Arial"/>
          <w:sz w:val="28"/>
          <w:szCs w:val="28"/>
        </w:rPr>
      </w:pPr>
    </w:p>
    <w:p w14:paraId="2865AA02" w14:textId="77777777" w:rsidR="006D0029" w:rsidRDefault="00C34561" w:rsidP="00D5734C">
      <w:pPr>
        <w:pStyle w:val="ListParagraph"/>
        <w:keepNext/>
        <w:ind w:left="1800"/>
        <w:jc w:val="center"/>
        <w:rPr>
          <w:ins w:id="8" w:author="Soulaimene Jaoua" w:date="2025-02-10T00:49:00Z"/>
        </w:rPr>
      </w:pPr>
      <w:r>
        <w:rPr>
          <w:noProof/>
        </w:rPr>
        <w:drawing>
          <wp:inline distT="0" distB="0" distL="0" distR="0" wp14:anchorId="249A85C5" wp14:editId="653B3B52">
            <wp:extent cx="4377690" cy="3203575"/>
            <wp:effectExtent l="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78159" cy="3203918"/>
                    </a:xfrm>
                    <a:prstGeom prst="rect">
                      <a:avLst/>
                    </a:prstGeom>
                    <a:noFill/>
                    <a:ln>
                      <a:noFill/>
                    </a:ln>
                  </pic:spPr>
                </pic:pic>
              </a:graphicData>
            </a:graphic>
          </wp:inline>
        </w:drawing>
      </w:r>
    </w:p>
    <w:p w14:paraId="6BB16FD7" w14:textId="6BAEDE56" w:rsidR="00405261" w:rsidRDefault="006D0029" w:rsidP="00D5734C">
      <w:pPr>
        <w:pStyle w:val="Caption"/>
        <w:jc w:val="center"/>
        <w:rPr>
          <w:rFonts w:ascii="Arial" w:eastAsiaTheme="minorEastAsia" w:hAnsi="Arial" w:cs="Arial"/>
          <w:sz w:val="28"/>
          <w:szCs w:val="28"/>
        </w:rPr>
      </w:pPr>
      <w:ins w:id="9" w:author="Soulaimene Jaoua" w:date="2025-02-10T00:49:00Z">
        <w:r>
          <w:t xml:space="preserve">Figure </w:t>
        </w:r>
        <w:r>
          <w:fldChar w:fldCharType="begin"/>
        </w:r>
        <w:r>
          <w:instrText xml:space="preserve"> SEQ Figure \* ARABIC </w:instrText>
        </w:r>
      </w:ins>
      <w:r>
        <w:fldChar w:fldCharType="separate"/>
      </w:r>
      <w:ins w:id="10" w:author="Soulaimene Jaoua" w:date="2025-02-10T00:49:00Z">
        <w:r>
          <w:rPr>
            <w:noProof/>
          </w:rPr>
          <w:t>1</w:t>
        </w:r>
        <w:r>
          <w:fldChar w:fldCharType="end"/>
        </w:r>
        <w:r>
          <w:t>: Transmission of the SSB</w:t>
        </w:r>
      </w:ins>
    </w:p>
    <w:p w14:paraId="7184F801" w14:textId="77777777" w:rsidR="00C34561" w:rsidRDefault="00C34561" w:rsidP="00190023">
      <w:pPr>
        <w:pStyle w:val="ListParagraph"/>
        <w:ind w:left="1800"/>
        <w:rPr>
          <w:rFonts w:ascii="Arial" w:eastAsiaTheme="minorEastAsia" w:hAnsi="Arial" w:cs="Arial"/>
          <w:sz w:val="28"/>
          <w:szCs w:val="28"/>
        </w:rPr>
      </w:pPr>
    </w:p>
    <w:p w14:paraId="1BB1EACE" w14:textId="352B6D64" w:rsidR="00C34561" w:rsidRDefault="00C34561" w:rsidP="00190023">
      <w:pPr>
        <w:pStyle w:val="ListParagraph"/>
        <w:ind w:left="1800"/>
        <w:rPr>
          <w:rFonts w:ascii="Arial" w:eastAsiaTheme="minorEastAsia" w:hAnsi="Arial" w:cs="Arial"/>
          <w:sz w:val="28"/>
          <w:szCs w:val="28"/>
        </w:rPr>
      </w:pPr>
      <w:r>
        <w:rPr>
          <w:rFonts w:ascii="Arial" w:eastAsiaTheme="minorEastAsia" w:hAnsi="Arial" w:cs="Arial"/>
          <w:sz w:val="28"/>
          <w:szCs w:val="28"/>
        </w:rPr>
        <w:lastRenderedPageBreak/>
        <w:t>The figure above illustrates the transmission of the SSB carrying PSS, SSS and PBCH,</w:t>
      </w:r>
    </w:p>
    <w:p w14:paraId="21D94561" w14:textId="77777777" w:rsidR="00C34561" w:rsidRDefault="00C34561" w:rsidP="00190023">
      <w:pPr>
        <w:pStyle w:val="ListParagraph"/>
        <w:ind w:left="1800"/>
        <w:rPr>
          <w:rFonts w:ascii="Arial" w:eastAsiaTheme="minorEastAsia" w:hAnsi="Arial" w:cs="Arial"/>
          <w:sz w:val="28"/>
          <w:szCs w:val="28"/>
        </w:rPr>
      </w:pPr>
    </w:p>
    <w:p w14:paraId="314D49B9" w14:textId="44C096E5" w:rsidR="001E1D5E" w:rsidRDefault="00ED1D2F" w:rsidP="00ED1D2F">
      <w:pPr>
        <w:pStyle w:val="ListParagraph"/>
        <w:numPr>
          <w:ilvl w:val="0"/>
          <w:numId w:val="10"/>
        </w:numPr>
        <w:rPr>
          <w:ins w:id="11" w:author="Rida Khan" w:date="2025-02-07T14:47:00Z"/>
          <w:rFonts w:ascii="Arial" w:eastAsiaTheme="minorEastAsia" w:hAnsi="Arial" w:cs="Arial"/>
          <w:b/>
          <w:bCs/>
          <w:sz w:val="28"/>
          <w:szCs w:val="28"/>
        </w:rPr>
      </w:pPr>
      <w:r w:rsidRPr="00ED1D2F">
        <w:rPr>
          <w:rFonts w:ascii="Arial" w:eastAsiaTheme="minorEastAsia" w:hAnsi="Arial" w:cs="Arial"/>
          <w:b/>
          <w:bCs/>
          <w:sz w:val="28"/>
          <w:szCs w:val="28"/>
        </w:rPr>
        <w:t>Providing remaining system information:</w:t>
      </w:r>
    </w:p>
    <w:p w14:paraId="4EC8BFC8" w14:textId="77777777" w:rsidR="00F70718" w:rsidRDefault="00F70718" w:rsidP="00D5734C">
      <w:pPr>
        <w:pStyle w:val="ListParagraph"/>
        <w:ind w:left="1800"/>
        <w:rPr>
          <w:rFonts w:ascii="Arial" w:eastAsiaTheme="minorEastAsia" w:hAnsi="Arial" w:cs="Arial"/>
          <w:b/>
          <w:bCs/>
          <w:sz w:val="28"/>
          <w:szCs w:val="28"/>
        </w:rPr>
      </w:pPr>
    </w:p>
    <w:p w14:paraId="209394DA" w14:textId="5F0CFE86" w:rsidR="00ED1D2F" w:rsidRDefault="00D32CEA" w:rsidP="00ED1D2F">
      <w:pPr>
        <w:pStyle w:val="ListParagraph"/>
        <w:ind w:left="1800"/>
        <w:rPr>
          <w:rFonts w:ascii="Arial" w:eastAsiaTheme="minorEastAsia" w:hAnsi="Arial" w:cs="Arial"/>
          <w:sz w:val="28"/>
          <w:szCs w:val="28"/>
        </w:rPr>
      </w:pPr>
      <w:r>
        <w:rPr>
          <w:rFonts w:ascii="Arial" w:eastAsiaTheme="minorEastAsia" w:hAnsi="Arial" w:cs="Arial"/>
          <w:sz w:val="28"/>
          <w:szCs w:val="28"/>
        </w:rPr>
        <w:t xml:space="preserve">The system information is a name that refers </w:t>
      </w:r>
      <w:r w:rsidR="00A8042C">
        <w:rPr>
          <w:rFonts w:ascii="Arial" w:eastAsiaTheme="minorEastAsia" w:hAnsi="Arial" w:cs="Arial"/>
          <w:sz w:val="28"/>
          <w:szCs w:val="28"/>
        </w:rPr>
        <w:t xml:space="preserve">to all common information that the device </w:t>
      </w:r>
      <w:r w:rsidR="0085141C">
        <w:rPr>
          <w:rFonts w:ascii="Arial" w:eastAsiaTheme="minorEastAsia" w:hAnsi="Arial" w:cs="Arial"/>
          <w:sz w:val="28"/>
          <w:szCs w:val="28"/>
        </w:rPr>
        <w:t>acquires</w:t>
      </w:r>
      <w:r w:rsidR="00A8042C">
        <w:rPr>
          <w:rFonts w:ascii="Arial" w:eastAsiaTheme="minorEastAsia" w:hAnsi="Arial" w:cs="Arial"/>
          <w:sz w:val="28"/>
          <w:szCs w:val="28"/>
        </w:rPr>
        <w:t xml:space="preserve"> to properly operate within the network. </w:t>
      </w:r>
      <w:r w:rsidR="00645D18">
        <w:rPr>
          <w:rFonts w:ascii="Arial" w:eastAsiaTheme="minorEastAsia" w:hAnsi="Arial" w:cs="Arial"/>
          <w:sz w:val="28"/>
          <w:szCs w:val="28"/>
        </w:rPr>
        <w:t xml:space="preserve">They are carried with different system information </w:t>
      </w:r>
      <w:r w:rsidR="00BA757A">
        <w:rPr>
          <w:rFonts w:ascii="Arial" w:eastAsiaTheme="minorEastAsia" w:hAnsi="Arial" w:cs="Arial"/>
          <w:sz w:val="28"/>
          <w:szCs w:val="28"/>
        </w:rPr>
        <w:t xml:space="preserve">blocks (SIB) in which each </w:t>
      </w:r>
      <w:r w:rsidR="004B256F">
        <w:rPr>
          <w:rFonts w:ascii="Arial" w:eastAsiaTheme="minorEastAsia" w:hAnsi="Arial" w:cs="Arial"/>
          <w:sz w:val="28"/>
          <w:szCs w:val="28"/>
        </w:rPr>
        <w:t xml:space="preserve">block </w:t>
      </w:r>
      <w:r w:rsidR="00BA757A">
        <w:rPr>
          <w:rFonts w:ascii="Arial" w:eastAsiaTheme="minorEastAsia" w:hAnsi="Arial" w:cs="Arial"/>
          <w:sz w:val="28"/>
          <w:szCs w:val="28"/>
        </w:rPr>
        <w:t xml:space="preserve">consists of different types of system information. </w:t>
      </w:r>
    </w:p>
    <w:p w14:paraId="2CC871DA" w14:textId="77777777" w:rsidR="00327020" w:rsidRDefault="00327020" w:rsidP="00ED1D2F">
      <w:pPr>
        <w:pStyle w:val="ListParagraph"/>
        <w:ind w:left="1800"/>
        <w:rPr>
          <w:ins w:id="12" w:author="Rida Khan" w:date="2025-02-07T14:21:00Z"/>
          <w:rFonts w:ascii="Arial" w:eastAsiaTheme="minorEastAsia" w:hAnsi="Arial" w:cs="Arial"/>
          <w:b/>
          <w:bCs/>
          <w:sz w:val="28"/>
          <w:szCs w:val="28"/>
        </w:rPr>
      </w:pPr>
    </w:p>
    <w:p w14:paraId="43FD4170" w14:textId="61A6A3D8" w:rsidR="00F86217" w:rsidRDefault="00634093" w:rsidP="00ED1D2F">
      <w:pPr>
        <w:pStyle w:val="ListParagraph"/>
        <w:ind w:left="1800"/>
        <w:rPr>
          <w:rFonts w:ascii="Arial" w:eastAsiaTheme="minorEastAsia" w:hAnsi="Arial" w:cs="Arial"/>
          <w:sz w:val="28"/>
          <w:szCs w:val="28"/>
        </w:rPr>
      </w:pPr>
      <w:r>
        <w:rPr>
          <w:rFonts w:ascii="Arial" w:eastAsiaTheme="minorEastAsia" w:hAnsi="Arial" w:cs="Arial"/>
          <w:b/>
          <w:bCs/>
          <w:sz w:val="28"/>
          <w:szCs w:val="28"/>
        </w:rPr>
        <w:t>For</w:t>
      </w:r>
      <w:r w:rsidR="00576576" w:rsidRPr="00F8171E">
        <w:rPr>
          <w:rFonts w:ascii="Arial" w:eastAsiaTheme="minorEastAsia" w:hAnsi="Arial" w:cs="Arial"/>
          <w:b/>
          <w:bCs/>
          <w:sz w:val="28"/>
          <w:szCs w:val="28"/>
        </w:rPr>
        <w:t xml:space="preserve"> LTE</w:t>
      </w:r>
      <w:r w:rsidR="00576576">
        <w:rPr>
          <w:rFonts w:ascii="Arial" w:eastAsiaTheme="minorEastAsia" w:hAnsi="Arial" w:cs="Arial"/>
          <w:sz w:val="28"/>
          <w:szCs w:val="28"/>
        </w:rPr>
        <w:t xml:space="preserve">, </w:t>
      </w:r>
      <w:r w:rsidR="00A83D9A">
        <w:rPr>
          <w:rFonts w:ascii="Arial" w:eastAsiaTheme="minorEastAsia" w:hAnsi="Arial" w:cs="Arial"/>
          <w:sz w:val="28"/>
          <w:szCs w:val="28"/>
        </w:rPr>
        <w:t xml:space="preserve">all </w:t>
      </w:r>
      <w:r w:rsidR="00576576">
        <w:rPr>
          <w:rFonts w:ascii="Arial" w:eastAsiaTheme="minorEastAsia" w:hAnsi="Arial" w:cs="Arial"/>
          <w:sz w:val="28"/>
          <w:szCs w:val="28"/>
        </w:rPr>
        <w:t xml:space="preserve">system information </w:t>
      </w:r>
      <w:r w:rsidR="004B256F">
        <w:rPr>
          <w:rFonts w:ascii="Arial" w:eastAsiaTheme="minorEastAsia" w:hAnsi="Arial" w:cs="Arial"/>
          <w:sz w:val="28"/>
          <w:szCs w:val="28"/>
        </w:rPr>
        <w:t>is</w:t>
      </w:r>
      <w:r w:rsidR="00A83D9A">
        <w:rPr>
          <w:rFonts w:ascii="Arial" w:eastAsiaTheme="minorEastAsia" w:hAnsi="Arial" w:cs="Arial"/>
          <w:sz w:val="28"/>
          <w:szCs w:val="28"/>
        </w:rPr>
        <w:t xml:space="preserve"> </w:t>
      </w:r>
      <w:r w:rsidR="00BC14B7">
        <w:rPr>
          <w:rFonts w:ascii="Arial" w:eastAsiaTheme="minorEastAsia" w:hAnsi="Arial" w:cs="Arial"/>
          <w:sz w:val="28"/>
          <w:szCs w:val="28"/>
        </w:rPr>
        <w:t xml:space="preserve">sent to all the devices over the entire cell in a specific </w:t>
      </w:r>
      <w:r w:rsidR="00F70718">
        <w:rPr>
          <w:rFonts w:ascii="Arial" w:eastAsiaTheme="minorEastAsia" w:hAnsi="Arial" w:cs="Arial"/>
          <w:sz w:val="28"/>
          <w:szCs w:val="28"/>
        </w:rPr>
        <w:t>time</w:t>
      </w:r>
      <w:r w:rsidR="00BC14B7">
        <w:rPr>
          <w:rFonts w:ascii="Arial" w:eastAsiaTheme="minorEastAsia" w:hAnsi="Arial" w:cs="Arial"/>
          <w:sz w:val="28"/>
          <w:szCs w:val="28"/>
        </w:rPr>
        <w:t>.</w:t>
      </w:r>
      <w:r w:rsidR="00F86217">
        <w:rPr>
          <w:rFonts w:ascii="Arial" w:eastAsiaTheme="minorEastAsia" w:hAnsi="Arial" w:cs="Arial"/>
          <w:sz w:val="28"/>
          <w:szCs w:val="28"/>
        </w:rPr>
        <w:t xml:space="preserve"> This shows that that it is transmitted even though no device exists within the cell.</w:t>
      </w:r>
    </w:p>
    <w:p w14:paraId="00AE8178" w14:textId="77777777" w:rsidR="00327020" w:rsidRDefault="00327020" w:rsidP="00ED1D2F">
      <w:pPr>
        <w:pStyle w:val="ListParagraph"/>
        <w:ind w:left="1800"/>
        <w:rPr>
          <w:ins w:id="13" w:author="Rida Khan" w:date="2025-02-07T14:21:00Z"/>
          <w:rFonts w:ascii="Arial" w:eastAsiaTheme="minorEastAsia" w:hAnsi="Arial" w:cs="Arial"/>
          <w:b/>
          <w:bCs/>
          <w:sz w:val="28"/>
          <w:szCs w:val="28"/>
        </w:rPr>
      </w:pPr>
    </w:p>
    <w:p w14:paraId="2F153101" w14:textId="0B54920D" w:rsidR="000C418E" w:rsidRDefault="00F86217" w:rsidP="00ED1D2F">
      <w:pPr>
        <w:pStyle w:val="ListParagraph"/>
        <w:ind w:left="1800"/>
        <w:rPr>
          <w:rFonts w:ascii="Arial" w:eastAsiaTheme="minorEastAsia" w:hAnsi="Arial" w:cs="Arial"/>
          <w:sz w:val="28"/>
          <w:szCs w:val="28"/>
        </w:rPr>
      </w:pPr>
      <w:r w:rsidRPr="00F8171E">
        <w:rPr>
          <w:rFonts w:ascii="Arial" w:eastAsiaTheme="minorEastAsia" w:hAnsi="Arial" w:cs="Arial"/>
          <w:b/>
          <w:bCs/>
          <w:sz w:val="28"/>
          <w:szCs w:val="28"/>
        </w:rPr>
        <w:t>For NR</w:t>
      </w:r>
      <w:r>
        <w:rPr>
          <w:rFonts w:ascii="Arial" w:eastAsiaTheme="minorEastAsia" w:hAnsi="Arial" w:cs="Arial"/>
          <w:sz w:val="28"/>
          <w:szCs w:val="28"/>
        </w:rPr>
        <w:t xml:space="preserve">, </w:t>
      </w:r>
      <w:r w:rsidR="000E63F0">
        <w:rPr>
          <w:rFonts w:ascii="Arial" w:eastAsiaTheme="minorEastAsia" w:hAnsi="Arial" w:cs="Arial"/>
          <w:sz w:val="28"/>
          <w:szCs w:val="28"/>
        </w:rPr>
        <w:t>a</w:t>
      </w:r>
      <w:r w:rsidR="00634093">
        <w:rPr>
          <w:rFonts w:ascii="Arial" w:eastAsiaTheme="minorEastAsia" w:hAnsi="Arial" w:cs="Arial"/>
          <w:sz w:val="28"/>
          <w:szCs w:val="28"/>
        </w:rPr>
        <w:t xml:space="preserve">nother </w:t>
      </w:r>
      <w:r w:rsidR="000E63F0">
        <w:rPr>
          <w:rFonts w:ascii="Arial" w:eastAsiaTheme="minorEastAsia" w:hAnsi="Arial" w:cs="Arial"/>
          <w:sz w:val="28"/>
          <w:szCs w:val="28"/>
        </w:rPr>
        <w:t xml:space="preserve">approach has been taken in consideration </w:t>
      </w:r>
      <w:r w:rsidR="008C15B6">
        <w:rPr>
          <w:rFonts w:ascii="Arial" w:eastAsiaTheme="minorEastAsia" w:hAnsi="Arial" w:cs="Arial"/>
          <w:sz w:val="28"/>
          <w:szCs w:val="28"/>
        </w:rPr>
        <w:t xml:space="preserve">where all the </w:t>
      </w:r>
      <w:r w:rsidR="00F70718">
        <w:rPr>
          <w:rFonts w:ascii="Arial" w:eastAsiaTheme="minorEastAsia" w:hAnsi="Arial" w:cs="Arial"/>
          <w:sz w:val="28"/>
          <w:szCs w:val="28"/>
        </w:rPr>
        <w:t xml:space="preserve">remaining </w:t>
      </w:r>
      <w:r w:rsidR="008C15B6">
        <w:rPr>
          <w:rFonts w:ascii="Arial" w:eastAsiaTheme="minorEastAsia" w:hAnsi="Arial" w:cs="Arial"/>
          <w:sz w:val="28"/>
          <w:szCs w:val="28"/>
        </w:rPr>
        <w:t xml:space="preserve">system information </w:t>
      </w:r>
      <w:ins w:id="14" w:author="Rida Khan" w:date="2025-02-07T14:49:00Z">
        <w:r w:rsidR="00F70718">
          <w:rPr>
            <w:rFonts w:ascii="Arial" w:eastAsiaTheme="minorEastAsia" w:hAnsi="Arial" w:cs="Arial"/>
            <w:sz w:val="28"/>
            <w:szCs w:val="28"/>
          </w:rPr>
          <w:t>(</w:t>
        </w:r>
      </w:ins>
      <w:r w:rsidR="008C15B6">
        <w:rPr>
          <w:rFonts w:ascii="Arial" w:eastAsiaTheme="minorEastAsia" w:hAnsi="Arial" w:cs="Arial"/>
          <w:sz w:val="28"/>
          <w:szCs w:val="28"/>
        </w:rPr>
        <w:t>beyond the very limited information carried within the MIB</w:t>
      </w:r>
      <w:ins w:id="15" w:author="Rida Khan" w:date="2025-02-07T14:49:00Z">
        <w:r w:rsidR="00F70718">
          <w:rPr>
            <w:rFonts w:ascii="Arial" w:eastAsiaTheme="minorEastAsia" w:hAnsi="Arial" w:cs="Arial"/>
            <w:sz w:val="28"/>
            <w:szCs w:val="28"/>
          </w:rPr>
          <w:t>)</w:t>
        </w:r>
      </w:ins>
      <w:r w:rsidR="008C15B6">
        <w:rPr>
          <w:rFonts w:ascii="Arial" w:eastAsiaTheme="minorEastAsia" w:hAnsi="Arial" w:cs="Arial"/>
          <w:sz w:val="28"/>
          <w:szCs w:val="28"/>
        </w:rPr>
        <w:t xml:space="preserve"> </w:t>
      </w:r>
      <w:r w:rsidR="000C418E">
        <w:rPr>
          <w:rFonts w:ascii="Arial" w:eastAsiaTheme="minorEastAsia" w:hAnsi="Arial" w:cs="Arial"/>
          <w:sz w:val="28"/>
          <w:szCs w:val="28"/>
        </w:rPr>
        <w:t>is divided into two parts:</w:t>
      </w:r>
    </w:p>
    <w:p w14:paraId="7B89A064" w14:textId="77777777" w:rsidR="00327020" w:rsidRDefault="00327020" w:rsidP="00ED1D2F">
      <w:pPr>
        <w:pStyle w:val="ListParagraph"/>
        <w:ind w:left="1800"/>
        <w:rPr>
          <w:ins w:id="16" w:author="Rida Khan" w:date="2025-02-07T14:22:00Z"/>
          <w:rFonts w:ascii="Arial" w:eastAsiaTheme="minorEastAsia" w:hAnsi="Arial" w:cs="Arial"/>
          <w:b/>
          <w:bCs/>
          <w:sz w:val="28"/>
          <w:szCs w:val="28"/>
        </w:rPr>
      </w:pPr>
    </w:p>
    <w:p w14:paraId="71CA1002" w14:textId="334F129B" w:rsidR="00AE24FC" w:rsidRPr="00A10A13" w:rsidRDefault="000C418E" w:rsidP="00ED1D2F">
      <w:pPr>
        <w:pStyle w:val="ListParagraph"/>
        <w:ind w:left="1800"/>
        <w:rPr>
          <w:rFonts w:ascii="Arial" w:eastAsiaTheme="minorEastAsia" w:hAnsi="Arial" w:cs="Arial"/>
          <w:sz w:val="28"/>
          <w:szCs w:val="28"/>
        </w:rPr>
      </w:pPr>
      <w:r w:rsidRPr="00F8171E">
        <w:rPr>
          <w:rFonts w:ascii="Arial" w:eastAsiaTheme="minorEastAsia" w:hAnsi="Arial" w:cs="Arial"/>
          <w:b/>
          <w:bCs/>
          <w:sz w:val="28"/>
          <w:szCs w:val="28"/>
        </w:rPr>
        <w:t>SIB1</w:t>
      </w:r>
      <w:r>
        <w:rPr>
          <w:rFonts w:ascii="Arial" w:eastAsiaTheme="minorEastAsia" w:hAnsi="Arial" w:cs="Arial"/>
          <w:sz w:val="28"/>
          <w:szCs w:val="28"/>
        </w:rPr>
        <w:t xml:space="preserve">: It is referred as the remaining system information (RMSI) which consists of the system information </w:t>
      </w:r>
      <w:r w:rsidR="00B50482">
        <w:rPr>
          <w:rFonts w:ascii="Arial" w:eastAsiaTheme="minorEastAsia" w:hAnsi="Arial" w:cs="Arial"/>
          <w:sz w:val="28"/>
          <w:szCs w:val="28"/>
        </w:rPr>
        <w:t>in which</w:t>
      </w:r>
      <w:r>
        <w:rPr>
          <w:rFonts w:ascii="Arial" w:eastAsiaTheme="minorEastAsia" w:hAnsi="Arial" w:cs="Arial"/>
          <w:sz w:val="28"/>
          <w:szCs w:val="28"/>
        </w:rPr>
        <w:t xml:space="preserve"> </w:t>
      </w:r>
      <w:r w:rsidR="00B50482">
        <w:rPr>
          <w:rFonts w:ascii="Arial" w:eastAsiaTheme="minorEastAsia" w:hAnsi="Arial" w:cs="Arial"/>
          <w:sz w:val="28"/>
          <w:szCs w:val="28"/>
        </w:rPr>
        <w:t>the</w:t>
      </w:r>
      <w:r>
        <w:rPr>
          <w:rFonts w:ascii="Arial" w:eastAsiaTheme="minorEastAsia" w:hAnsi="Arial" w:cs="Arial"/>
          <w:sz w:val="28"/>
          <w:szCs w:val="28"/>
        </w:rPr>
        <w:t xml:space="preserve"> device </w:t>
      </w:r>
      <w:r w:rsidR="004F240C">
        <w:rPr>
          <w:rFonts w:ascii="Arial" w:eastAsiaTheme="minorEastAsia" w:hAnsi="Arial" w:cs="Arial"/>
          <w:sz w:val="28"/>
          <w:szCs w:val="28"/>
        </w:rPr>
        <w:t>acquires</w:t>
      </w:r>
      <w:r>
        <w:rPr>
          <w:rFonts w:ascii="Arial" w:eastAsiaTheme="minorEastAsia" w:hAnsi="Arial" w:cs="Arial"/>
          <w:sz w:val="28"/>
          <w:szCs w:val="28"/>
        </w:rPr>
        <w:t xml:space="preserve"> to get </w:t>
      </w:r>
      <w:r w:rsidR="00B50482">
        <w:rPr>
          <w:rFonts w:ascii="Arial" w:eastAsiaTheme="minorEastAsia" w:hAnsi="Arial" w:cs="Arial"/>
          <w:sz w:val="28"/>
          <w:szCs w:val="28"/>
        </w:rPr>
        <w:t>a</w:t>
      </w:r>
      <w:r w:rsidR="004335E4">
        <w:rPr>
          <w:rFonts w:ascii="Arial" w:eastAsiaTheme="minorEastAsia" w:hAnsi="Arial" w:cs="Arial"/>
          <w:sz w:val="28"/>
          <w:szCs w:val="28"/>
        </w:rPr>
        <w:t>n</w:t>
      </w:r>
      <w:r w:rsidR="00B50482">
        <w:rPr>
          <w:rFonts w:ascii="Arial" w:eastAsiaTheme="minorEastAsia" w:hAnsi="Arial" w:cs="Arial"/>
          <w:sz w:val="28"/>
          <w:szCs w:val="28"/>
        </w:rPr>
        <w:t xml:space="preserve"> overall idea</w:t>
      </w:r>
      <w:r>
        <w:rPr>
          <w:rFonts w:ascii="Arial" w:eastAsiaTheme="minorEastAsia" w:hAnsi="Arial" w:cs="Arial"/>
          <w:sz w:val="28"/>
          <w:szCs w:val="28"/>
        </w:rPr>
        <w:t xml:space="preserve"> about</w:t>
      </w:r>
      <w:r w:rsidR="004335E4">
        <w:rPr>
          <w:rFonts w:ascii="Arial" w:eastAsiaTheme="minorEastAsia" w:hAnsi="Arial" w:cs="Arial"/>
          <w:sz w:val="28"/>
          <w:szCs w:val="28"/>
        </w:rPr>
        <w:t xml:space="preserve"> it</w:t>
      </w:r>
      <w:r>
        <w:rPr>
          <w:rFonts w:ascii="Arial" w:eastAsiaTheme="minorEastAsia" w:hAnsi="Arial" w:cs="Arial"/>
          <w:sz w:val="28"/>
          <w:szCs w:val="28"/>
        </w:rPr>
        <w:t xml:space="preserve"> </w:t>
      </w:r>
      <w:r w:rsidR="00185626">
        <w:rPr>
          <w:rFonts w:ascii="Arial" w:eastAsiaTheme="minorEastAsia" w:hAnsi="Arial" w:cs="Arial"/>
          <w:sz w:val="28"/>
          <w:szCs w:val="28"/>
        </w:rPr>
        <w:t>before</w:t>
      </w:r>
      <w:r>
        <w:rPr>
          <w:rFonts w:ascii="Arial" w:eastAsiaTheme="minorEastAsia" w:hAnsi="Arial" w:cs="Arial"/>
          <w:sz w:val="28"/>
          <w:szCs w:val="28"/>
        </w:rPr>
        <w:t xml:space="preserve"> accessing the system.</w:t>
      </w:r>
      <w:r w:rsidR="00BC14B7">
        <w:rPr>
          <w:rFonts w:ascii="Arial" w:eastAsiaTheme="minorEastAsia" w:hAnsi="Arial" w:cs="Arial"/>
          <w:sz w:val="28"/>
          <w:szCs w:val="28"/>
        </w:rPr>
        <w:t xml:space="preserve"> </w:t>
      </w:r>
      <w:r w:rsidR="00EC3C38">
        <w:rPr>
          <w:rFonts w:ascii="Arial" w:eastAsiaTheme="minorEastAsia" w:hAnsi="Arial" w:cs="Arial"/>
          <w:sz w:val="28"/>
          <w:szCs w:val="28"/>
        </w:rPr>
        <w:t xml:space="preserve">It is </w:t>
      </w:r>
      <w:r w:rsidR="00B355B7">
        <w:rPr>
          <w:rFonts w:ascii="Arial" w:eastAsiaTheme="minorEastAsia" w:hAnsi="Arial" w:cs="Arial"/>
          <w:sz w:val="28"/>
          <w:szCs w:val="28"/>
        </w:rPr>
        <w:t xml:space="preserve">broadcast periodically over the entire cell area. It is responsible to provide </w:t>
      </w:r>
      <w:r w:rsidR="00B72B1E">
        <w:rPr>
          <w:rFonts w:ascii="Arial" w:eastAsiaTheme="minorEastAsia" w:hAnsi="Arial" w:cs="Arial"/>
          <w:sz w:val="28"/>
          <w:szCs w:val="28"/>
        </w:rPr>
        <w:t>the information the device acquires to carry initial random access</w:t>
      </w:r>
      <w:r w:rsidR="004F240C">
        <w:rPr>
          <w:rFonts w:ascii="Arial" w:eastAsiaTheme="minorEastAsia" w:hAnsi="Arial" w:cs="Arial"/>
          <w:sz w:val="28"/>
          <w:szCs w:val="28"/>
        </w:rPr>
        <w:t>.</w:t>
      </w:r>
    </w:p>
    <w:p w14:paraId="0CA68AB0" w14:textId="77777777" w:rsidR="00ED1D2F" w:rsidRDefault="00ED1D2F" w:rsidP="00ED1D2F">
      <w:pPr>
        <w:pStyle w:val="ListParagraph"/>
        <w:ind w:left="1800"/>
        <w:rPr>
          <w:rFonts w:ascii="Arial" w:eastAsiaTheme="minorEastAsia" w:hAnsi="Arial" w:cs="Arial"/>
          <w:sz w:val="28"/>
          <w:szCs w:val="28"/>
        </w:rPr>
      </w:pPr>
    </w:p>
    <w:p w14:paraId="05EC90DC" w14:textId="0305C444" w:rsidR="000A41F3" w:rsidRDefault="004F240C" w:rsidP="00190023">
      <w:pPr>
        <w:pStyle w:val="ListParagraph"/>
        <w:ind w:left="1800"/>
        <w:rPr>
          <w:ins w:id="17" w:author="Rida Khan" w:date="2025-02-07T14:05:00Z"/>
          <w:rFonts w:ascii="Arial" w:eastAsiaTheme="minorEastAsia" w:hAnsi="Arial" w:cs="Arial"/>
          <w:sz w:val="28"/>
          <w:szCs w:val="28"/>
        </w:rPr>
      </w:pPr>
      <w:r w:rsidRPr="004F240C">
        <w:rPr>
          <w:rFonts w:ascii="Arial" w:eastAsiaTheme="minorEastAsia" w:hAnsi="Arial" w:cs="Arial"/>
          <w:b/>
          <w:bCs/>
          <w:sz w:val="28"/>
          <w:szCs w:val="28"/>
        </w:rPr>
        <w:t>SIB</w:t>
      </w:r>
      <w:r>
        <w:rPr>
          <w:rFonts w:ascii="Arial" w:eastAsiaTheme="minorEastAsia" w:hAnsi="Arial" w:cs="Arial"/>
          <w:sz w:val="28"/>
          <w:szCs w:val="28"/>
        </w:rPr>
        <w:t xml:space="preserve">: </w:t>
      </w:r>
      <w:r w:rsidR="00A175E0">
        <w:rPr>
          <w:rFonts w:ascii="Arial" w:eastAsiaTheme="minorEastAsia" w:hAnsi="Arial" w:cs="Arial"/>
          <w:sz w:val="28"/>
          <w:szCs w:val="28"/>
        </w:rPr>
        <w:t xml:space="preserve">The remaining SIB </w:t>
      </w:r>
      <w:r w:rsidR="00FA7626">
        <w:rPr>
          <w:rFonts w:ascii="Arial" w:eastAsiaTheme="minorEastAsia" w:hAnsi="Arial" w:cs="Arial"/>
          <w:sz w:val="28"/>
          <w:szCs w:val="28"/>
        </w:rPr>
        <w:t xml:space="preserve">are periodically broadcast </w:t>
      </w:r>
      <w:r>
        <w:rPr>
          <w:rFonts w:ascii="Arial" w:eastAsiaTheme="minorEastAsia" w:hAnsi="Arial" w:cs="Arial"/>
          <w:sz w:val="28"/>
          <w:szCs w:val="28"/>
        </w:rPr>
        <w:t>the same as</w:t>
      </w:r>
      <w:r w:rsidR="00FA7626">
        <w:rPr>
          <w:rFonts w:ascii="Arial" w:eastAsiaTheme="minorEastAsia" w:hAnsi="Arial" w:cs="Arial"/>
          <w:sz w:val="28"/>
          <w:szCs w:val="28"/>
        </w:rPr>
        <w:t xml:space="preserve"> SIB1. However, they </w:t>
      </w:r>
      <w:r w:rsidR="00F70718">
        <w:rPr>
          <w:rFonts w:ascii="Arial" w:eastAsiaTheme="minorEastAsia" w:hAnsi="Arial" w:cs="Arial"/>
          <w:sz w:val="28"/>
          <w:szCs w:val="28"/>
        </w:rPr>
        <w:t>can also be</w:t>
      </w:r>
      <w:r w:rsidR="00FA7626">
        <w:rPr>
          <w:rFonts w:ascii="Arial" w:eastAsiaTheme="minorEastAsia" w:hAnsi="Arial" w:cs="Arial"/>
          <w:sz w:val="28"/>
          <w:szCs w:val="28"/>
        </w:rPr>
        <w:t xml:space="preserve"> transmitted on demand</w:t>
      </w:r>
      <w:r w:rsidR="00AB4F0A">
        <w:rPr>
          <w:rFonts w:ascii="Arial" w:eastAsiaTheme="minorEastAsia" w:hAnsi="Arial" w:cs="Arial"/>
          <w:sz w:val="28"/>
          <w:szCs w:val="28"/>
        </w:rPr>
        <w:t xml:space="preserve"> only when requested by a connected device. Thus improves </w:t>
      </w:r>
      <w:r w:rsidR="00963D5C">
        <w:rPr>
          <w:rFonts w:ascii="Arial" w:eastAsiaTheme="minorEastAsia" w:hAnsi="Arial" w:cs="Arial"/>
          <w:sz w:val="28"/>
          <w:szCs w:val="28"/>
        </w:rPr>
        <w:t>the network energy performance.</w:t>
      </w:r>
    </w:p>
    <w:p w14:paraId="03845AE4" w14:textId="77777777" w:rsidR="00A34C94" w:rsidRDefault="00A34C94" w:rsidP="00190023">
      <w:pPr>
        <w:pStyle w:val="ListParagraph"/>
        <w:ind w:left="1800"/>
        <w:rPr>
          <w:rFonts w:ascii="Arial" w:eastAsiaTheme="minorEastAsia" w:hAnsi="Arial" w:cs="Arial"/>
          <w:sz w:val="28"/>
          <w:szCs w:val="28"/>
        </w:rPr>
      </w:pPr>
    </w:p>
    <w:p w14:paraId="08AC548E" w14:textId="1408FACD" w:rsidR="00963D5C" w:rsidRPr="00EB5376" w:rsidRDefault="00963D5C" w:rsidP="00EB5376">
      <w:pPr>
        <w:pStyle w:val="ListParagraph"/>
        <w:numPr>
          <w:ilvl w:val="0"/>
          <w:numId w:val="1"/>
        </w:numPr>
        <w:rPr>
          <w:rFonts w:ascii="Arial" w:eastAsiaTheme="minorEastAsia" w:hAnsi="Arial" w:cs="Arial"/>
          <w:b/>
          <w:bCs/>
          <w:sz w:val="28"/>
          <w:szCs w:val="28"/>
          <w:u w:val="single"/>
        </w:rPr>
      </w:pPr>
      <w:r w:rsidRPr="00EB5376">
        <w:rPr>
          <w:rFonts w:ascii="Arial" w:eastAsiaTheme="minorEastAsia" w:hAnsi="Arial" w:cs="Arial"/>
          <w:b/>
          <w:bCs/>
          <w:sz w:val="28"/>
          <w:szCs w:val="28"/>
          <w:u w:val="single"/>
        </w:rPr>
        <w:t>Random Access:</w:t>
      </w:r>
    </w:p>
    <w:p w14:paraId="488D7822" w14:textId="35EBF17A" w:rsidR="00BE58F4" w:rsidRDefault="00196C6D" w:rsidP="00EB5376">
      <w:pPr>
        <w:ind w:left="360"/>
        <w:rPr>
          <w:rFonts w:ascii="Arial" w:eastAsiaTheme="minorEastAsia" w:hAnsi="Arial" w:cs="Arial"/>
          <w:sz w:val="28"/>
          <w:szCs w:val="28"/>
        </w:rPr>
      </w:pPr>
      <w:r w:rsidRPr="00EB5376">
        <w:rPr>
          <w:rFonts w:ascii="Arial" w:eastAsiaTheme="minorEastAsia" w:hAnsi="Arial" w:cs="Arial"/>
          <w:sz w:val="28"/>
          <w:szCs w:val="28"/>
        </w:rPr>
        <w:t xml:space="preserve">As part of random-access procedure when the device found a cell it </w:t>
      </w:r>
      <w:r w:rsidR="006D4A40">
        <w:rPr>
          <w:rFonts w:ascii="Arial" w:eastAsiaTheme="minorEastAsia" w:hAnsi="Arial" w:cs="Arial"/>
          <w:sz w:val="28"/>
          <w:szCs w:val="28"/>
        </w:rPr>
        <w:t>can</w:t>
      </w:r>
      <w:r w:rsidRPr="00EB5376">
        <w:rPr>
          <w:rFonts w:ascii="Arial" w:eastAsiaTheme="minorEastAsia" w:hAnsi="Arial" w:cs="Arial"/>
          <w:sz w:val="28"/>
          <w:szCs w:val="28"/>
        </w:rPr>
        <w:t xml:space="preserve"> access it </w:t>
      </w:r>
      <w:r w:rsidR="00F54496" w:rsidRPr="00EB5376">
        <w:rPr>
          <w:rFonts w:ascii="Arial" w:eastAsiaTheme="minorEastAsia" w:hAnsi="Arial" w:cs="Arial"/>
          <w:sz w:val="28"/>
          <w:szCs w:val="28"/>
        </w:rPr>
        <w:t xml:space="preserve">directly. NR </w:t>
      </w:r>
      <w:r w:rsidR="004130C2">
        <w:rPr>
          <w:rFonts w:ascii="Arial" w:eastAsiaTheme="minorEastAsia" w:hAnsi="Arial" w:cs="Arial"/>
          <w:sz w:val="28"/>
          <w:szCs w:val="28"/>
        </w:rPr>
        <w:t>moves by a set of steps for</w:t>
      </w:r>
      <w:r w:rsidR="00F54496" w:rsidRPr="00EB5376">
        <w:rPr>
          <w:rFonts w:ascii="Arial" w:eastAsiaTheme="minorEastAsia" w:hAnsi="Arial" w:cs="Arial"/>
          <w:sz w:val="28"/>
          <w:szCs w:val="28"/>
        </w:rPr>
        <w:t xml:space="preserve"> random-access procedure consisting</w:t>
      </w:r>
      <w:r w:rsidR="001638AA">
        <w:rPr>
          <w:rFonts w:ascii="Arial" w:eastAsiaTheme="minorEastAsia" w:hAnsi="Arial" w:cs="Arial"/>
          <w:sz w:val="28"/>
          <w:szCs w:val="28"/>
        </w:rPr>
        <w:t xml:space="preserve"> of</w:t>
      </w:r>
      <w:r w:rsidR="00F54496" w:rsidRPr="00EB5376">
        <w:rPr>
          <w:rFonts w:ascii="Arial" w:eastAsiaTheme="minorEastAsia" w:hAnsi="Arial" w:cs="Arial"/>
          <w:sz w:val="28"/>
          <w:szCs w:val="28"/>
        </w:rPr>
        <w:t>:</w:t>
      </w:r>
    </w:p>
    <w:p w14:paraId="7AC07807" w14:textId="58489A4E" w:rsidR="00EB5376" w:rsidRDefault="00EB5376" w:rsidP="00EB5376">
      <w:pPr>
        <w:pStyle w:val="ListParagraph"/>
        <w:numPr>
          <w:ilvl w:val="0"/>
          <w:numId w:val="10"/>
        </w:numPr>
        <w:rPr>
          <w:rFonts w:ascii="Arial" w:eastAsiaTheme="minorEastAsia" w:hAnsi="Arial" w:cs="Arial"/>
          <w:sz w:val="28"/>
          <w:szCs w:val="28"/>
        </w:rPr>
      </w:pPr>
      <w:r w:rsidRPr="00D350FF">
        <w:rPr>
          <w:rFonts w:ascii="Arial" w:eastAsiaTheme="minorEastAsia" w:hAnsi="Arial" w:cs="Arial"/>
          <w:b/>
          <w:bCs/>
          <w:sz w:val="28"/>
          <w:szCs w:val="28"/>
        </w:rPr>
        <w:lastRenderedPageBreak/>
        <w:t>Device transmission of a preamble</w:t>
      </w:r>
      <w:r>
        <w:rPr>
          <w:rFonts w:ascii="Arial" w:eastAsiaTheme="minorEastAsia" w:hAnsi="Arial" w:cs="Arial"/>
          <w:sz w:val="28"/>
          <w:szCs w:val="28"/>
        </w:rPr>
        <w:t>: it is referred as the Physical Random-Access Channel</w:t>
      </w:r>
      <w:r w:rsidR="009F03AB">
        <w:rPr>
          <w:rFonts w:ascii="Arial" w:eastAsiaTheme="minorEastAsia" w:hAnsi="Arial" w:cs="Arial"/>
          <w:sz w:val="28"/>
          <w:szCs w:val="28"/>
        </w:rPr>
        <w:t xml:space="preserve"> (PRACH) transmission</w:t>
      </w:r>
      <w:r>
        <w:rPr>
          <w:rFonts w:ascii="Arial" w:eastAsiaTheme="minorEastAsia" w:hAnsi="Arial" w:cs="Arial"/>
          <w:sz w:val="28"/>
          <w:szCs w:val="28"/>
        </w:rPr>
        <w:t>.</w:t>
      </w:r>
    </w:p>
    <w:p w14:paraId="573E0272" w14:textId="77777777" w:rsidR="00E44BC0" w:rsidRDefault="00EB5376" w:rsidP="00EB5376">
      <w:pPr>
        <w:pStyle w:val="ListParagraph"/>
        <w:numPr>
          <w:ilvl w:val="0"/>
          <w:numId w:val="10"/>
        </w:numPr>
        <w:rPr>
          <w:rFonts w:ascii="Arial" w:eastAsiaTheme="minorEastAsia" w:hAnsi="Arial" w:cs="Arial"/>
          <w:sz w:val="28"/>
          <w:szCs w:val="28"/>
        </w:rPr>
      </w:pPr>
      <w:r w:rsidRPr="00E44BC0">
        <w:rPr>
          <w:rFonts w:ascii="Arial" w:eastAsiaTheme="minorEastAsia" w:hAnsi="Arial" w:cs="Arial"/>
          <w:b/>
          <w:bCs/>
          <w:sz w:val="28"/>
          <w:szCs w:val="28"/>
        </w:rPr>
        <w:t>Network transmission of a Random-Access Response</w:t>
      </w:r>
      <w:r w:rsidR="00E44BC0">
        <w:rPr>
          <w:rFonts w:ascii="Arial" w:eastAsiaTheme="minorEastAsia" w:hAnsi="Arial" w:cs="Arial"/>
          <w:sz w:val="28"/>
          <w:szCs w:val="28"/>
        </w:rPr>
        <w:t xml:space="preserve">: </w:t>
      </w:r>
    </w:p>
    <w:p w14:paraId="44C9A066" w14:textId="190A084A" w:rsidR="00EB5376" w:rsidRPr="00E44BC0" w:rsidRDefault="00D80915" w:rsidP="00E44BC0">
      <w:pPr>
        <w:pStyle w:val="ListParagraph"/>
        <w:ind w:left="1800"/>
        <w:rPr>
          <w:rFonts w:ascii="Arial" w:eastAsiaTheme="minorEastAsia" w:hAnsi="Arial" w:cs="Arial"/>
          <w:sz w:val="28"/>
          <w:szCs w:val="28"/>
        </w:rPr>
      </w:pPr>
      <w:r w:rsidRPr="00E44BC0">
        <w:rPr>
          <w:rFonts w:ascii="Arial" w:eastAsiaTheme="minorEastAsia" w:hAnsi="Arial" w:cs="Arial"/>
          <w:sz w:val="28"/>
          <w:szCs w:val="28"/>
        </w:rPr>
        <w:t>It indicates</w:t>
      </w:r>
      <w:r w:rsidR="00EB5376" w:rsidRPr="00E44BC0">
        <w:rPr>
          <w:rFonts w:ascii="Arial" w:eastAsiaTheme="minorEastAsia" w:hAnsi="Arial" w:cs="Arial"/>
          <w:sz w:val="28"/>
          <w:szCs w:val="28"/>
        </w:rPr>
        <w:t xml:space="preserve"> that the reception of the preamble and it provides a time-alignment command which adjusts the transmission timing of the device based on the received preamble timing.</w:t>
      </w:r>
    </w:p>
    <w:p w14:paraId="4A1EDBA7" w14:textId="5F27D98F" w:rsidR="00C44779" w:rsidRDefault="00EB5376" w:rsidP="00361A74">
      <w:pPr>
        <w:pStyle w:val="ListParagraph"/>
        <w:numPr>
          <w:ilvl w:val="0"/>
          <w:numId w:val="10"/>
        </w:numPr>
        <w:rPr>
          <w:rFonts w:ascii="Arial" w:eastAsiaTheme="minorEastAsia" w:hAnsi="Arial" w:cs="Arial"/>
          <w:sz w:val="28"/>
          <w:szCs w:val="28"/>
        </w:rPr>
      </w:pPr>
      <w:r w:rsidRPr="00F8171E">
        <w:rPr>
          <w:rFonts w:ascii="Arial" w:eastAsiaTheme="minorEastAsia" w:hAnsi="Arial" w:cs="Arial"/>
          <w:b/>
          <w:bCs/>
          <w:sz w:val="28"/>
          <w:szCs w:val="28"/>
        </w:rPr>
        <w:t>The device and network exchange messages</w:t>
      </w:r>
      <w:r w:rsidR="00F8171E" w:rsidRPr="00F8171E">
        <w:rPr>
          <w:rFonts w:ascii="Arial" w:eastAsiaTheme="minorEastAsia" w:hAnsi="Arial" w:cs="Arial"/>
          <w:b/>
          <w:bCs/>
          <w:sz w:val="28"/>
          <w:szCs w:val="28"/>
        </w:rPr>
        <w:t>:</w:t>
      </w:r>
      <w:r w:rsidRPr="00F8171E">
        <w:rPr>
          <w:rFonts w:ascii="Arial" w:eastAsiaTheme="minorEastAsia" w:hAnsi="Arial" w:cs="Arial"/>
          <w:b/>
          <w:bCs/>
          <w:sz w:val="28"/>
          <w:szCs w:val="28"/>
        </w:rPr>
        <w:t xml:space="preserve"> </w:t>
      </w:r>
      <w:r w:rsidR="00F8171E" w:rsidRPr="00F8171E">
        <w:rPr>
          <w:rFonts w:ascii="Arial" w:eastAsiaTheme="minorEastAsia" w:hAnsi="Arial" w:cs="Arial"/>
          <w:sz w:val="28"/>
          <w:szCs w:val="28"/>
        </w:rPr>
        <w:t>(</w:t>
      </w:r>
      <w:r>
        <w:rPr>
          <w:rFonts w:ascii="Arial" w:eastAsiaTheme="minorEastAsia" w:hAnsi="Arial" w:cs="Arial"/>
          <w:sz w:val="28"/>
          <w:szCs w:val="28"/>
        </w:rPr>
        <w:t xml:space="preserve">uplink “Message 3” and </w:t>
      </w:r>
      <w:r w:rsidR="009F03AB">
        <w:rPr>
          <w:rFonts w:ascii="Arial" w:eastAsiaTheme="minorEastAsia" w:hAnsi="Arial" w:cs="Arial"/>
          <w:sz w:val="28"/>
          <w:szCs w:val="28"/>
        </w:rPr>
        <w:t xml:space="preserve">the </w:t>
      </w:r>
      <w:r>
        <w:rPr>
          <w:rFonts w:ascii="Arial" w:eastAsiaTheme="minorEastAsia" w:hAnsi="Arial" w:cs="Arial"/>
          <w:sz w:val="28"/>
          <w:szCs w:val="28"/>
        </w:rPr>
        <w:t xml:space="preserve">subsequent downlink “Message 4”) with the goal to resolve the potential collisions due to simultaneous transmissions of the same preamble from multiple devices within the cell. </w:t>
      </w:r>
      <w:r w:rsidR="00E44BC0">
        <w:rPr>
          <w:rFonts w:ascii="Arial" w:eastAsiaTheme="minorEastAsia" w:hAnsi="Arial" w:cs="Arial"/>
          <w:sz w:val="28"/>
          <w:szCs w:val="28"/>
        </w:rPr>
        <w:t>Once</w:t>
      </w:r>
      <w:r>
        <w:rPr>
          <w:rFonts w:ascii="Arial" w:eastAsiaTheme="minorEastAsia" w:hAnsi="Arial" w:cs="Arial"/>
          <w:sz w:val="28"/>
          <w:szCs w:val="28"/>
        </w:rPr>
        <w:t xml:space="preserve"> </w:t>
      </w:r>
      <w:r w:rsidR="00E44BC0">
        <w:rPr>
          <w:rFonts w:ascii="Arial" w:eastAsiaTheme="minorEastAsia" w:hAnsi="Arial" w:cs="Arial"/>
          <w:sz w:val="28"/>
          <w:szCs w:val="28"/>
        </w:rPr>
        <w:t>there is a</w:t>
      </w:r>
      <w:r>
        <w:rPr>
          <w:rFonts w:ascii="Arial" w:eastAsiaTheme="minorEastAsia" w:hAnsi="Arial" w:cs="Arial"/>
          <w:sz w:val="28"/>
          <w:szCs w:val="28"/>
        </w:rPr>
        <w:t xml:space="preserve"> successful Message 4</w:t>
      </w:r>
      <w:r w:rsidR="00F4617A">
        <w:rPr>
          <w:rFonts w:ascii="Arial" w:eastAsiaTheme="minorEastAsia" w:hAnsi="Arial" w:cs="Arial"/>
          <w:sz w:val="28"/>
          <w:szCs w:val="28"/>
        </w:rPr>
        <w:t xml:space="preserve">, </w:t>
      </w:r>
      <w:r w:rsidR="00010397">
        <w:rPr>
          <w:rFonts w:ascii="Arial" w:eastAsiaTheme="minorEastAsia" w:hAnsi="Arial" w:cs="Arial"/>
          <w:sz w:val="28"/>
          <w:szCs w:val="28"/>
        </w:rPr>
        <w:t>i</w:t>
      </w:r>
      <w:r w:rsidR="00E44BC0">
        <w:rPr>
          <w:rFonts w:ascii="Arial" w:eastAsiaTheme="minorEastAsia" w:hAnsi="Arial" w:cs="Arial"/>
          <w:sz w:val="28"/>
          <w:szCs w:val="28"/>
        </w:rPr>
        <w:t xml:space="preserve">t </w:t>
      </w:r>
      <w:r>
        <w:rPr>
          <w:rFonts w:ascii="Arial" w:eastAsiaTheme="minorEastAsia" w:hAnsi="Arial" w:cs="Arial"/>
          <w:sz w:val="28"/>
          <w:szCs w:val="28"/>
        </w:rPr>
        <w:t xml:space="preserve">transfers the device to </w:t>
      </w:r>
      <w:r w:rsidR="00714269">
        <w:rPr>
          <w:rFonts w:ascii="Arial" w:eastAsiaTheme="minorEastAsia" w:hAnsi="Arial" w:cs="Arial"/>
          <w:sz w:val="28"/>
          <w:szCs w:val="28"/>
        </w:rPr>
        <w:t xml:space="preserve">a </w:t>
      </w:r>
      <w:r>
        <w:rPr>
          <w:rFonts w:ascii="Arial" w:eastAsiaTheme="minorEastAsia" w:hAnsi="Arial" w:cs="Arial"/>
          <w:sz w:val="28"/>
          <w:szCs w:val="28"/>
        </w:rPr>
        <w:t xml:space="preserve">connected state. When the random-access procedure is completed </w:t>
      </w:r>
      <w:r w:rsidR="00E44BC0">
        <w:rPr>
          <w:rFonts w:ascii="Arial" w:eastAsiaTheme="minorEastAsia" w:hAnsi="Arial" w:cs="Arial"/>
          <w:sz w:val="28"/>
          <w:szCs w:val="28"/>
        </w:rPr>
        <w:t>then</w:t>
      </w:r>
      <w:r>
        <w:rPr>
          <w:rFonts w:ascii="Arial" w:eastAsiaTheme="minorEastAsia" w:hAnsi="Arial" w:cs="Arial"/>
          <w:sz w:val="28"/>
          <w:szCs w:val="28"/>
        </w:rPr>
        <w:t xml:space="preserve"> the device </w:t>
      </w:r>
      <w:r w:rsidR="00E44BC0">
        <w:rPr>
          <w:rFonts w:ascii="Arial" w:eastAsiaTheme="minorEastAsia" w:hAnsi="Arial" w:cs="Arial"/>
          <w:sz w:val="28"/>
          <w:szCs w:val="28"/>
        </w:rPr>
        <w:t xml:space="preserve">is </w:t>
      </w:r>
      <w:r>
        <w:rPr>
          <w:rFonts w:ascii="Arial" w:eastAsiaTheme="minorEastAsia" w:hAnsi="Arial" w:cs="Arial"/>
          <w:sz w:val="28"/>
          <w:szCs w:val="28"/>
        </w:rPr>
        <w:t xml:space="preserve">in a connected state and the communication of the network device can resume using </w:t>
      </w:r>
      <w:r w:rsidR="0049273A">
        <w:rPr>
          <w:rFonts w:ascii="Arial" w:eastAsiaTheme="minorEastAsia" w:hAnsi="Arial" w:cs="Arial"/>
          <w:sz w:val="28"/>
          <w:szCs w:val="28"/>
        </w:rPr>
        <w:t xml:space="preserve">the </w:t>
      </w:r>
      <w:r>
        <w:rPr>
          <w:rFonts w:ascii="Arial" w:eastAsiaTheme="minorEastAsia" w:hAnsi="Arial" w:cs="Arial"/>
          <w:sz w:val="28"/>
          <w:szCs w:val="28"/>
        </w:rPr>
        <w:t>normal transmission.</w:t>
      </w:r>
    </w:p>
    <w:p w14:paraId="1CF430DB" w14:textId="77777777" w:rsidR="00616FEE" w:rsidRPr="00CF16AA" w:rsidRDefault="00616FEE" w:rsidP="005E36EB">
      <w:pPr>
        <w:pStyle w:val="ListParagraph"/>
        <w:ind w:left="1440"/>
        <w:rPr>
          <w:rFonts w:ascii="Arial" w:eastAsiaTheme="minorEastAsia" w:hAnsi="Arial" w:cs="Arial"/>
          <w:sz w:val="28"/>
          <w:szCs w:val="28"/>
        </w:rPr>
      </w:pPr>
    </w:p>
    <w:sectPr w:rsidR="00616FEE" w:rsidRPr="00CF16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65A1"/>
    <w:multiLevelType w:val="hybridMultilevel"/>
    <w:tmpl w:val="28A838FA"/>
    <w:lvl w:ilvl="0" w:tplc="722214BE">
      <w:numFmt w:val="bullet"/>
      <w:lvlText w:val="-"/>
      <w:lvlJc w:val="left"/>
      <w:pPr>
        <w:ind w:left="3960" w:hanging="360"/>
      </w:pPr>
      <w:rPr>
        <w:rFonts w:ascii="Arial" w:eastAsiaTheme="minorHAnsi" w:hAnsi="Arial" w:cs="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12C70136"/>
    <w:multiLevelType w:val="hybridMultilevel"/>
    <w:tmpl w:val="31E0BA74"/>
    <w:lvl w:ilvl="0" w:tplc="6130DD9C">
      <w:numFmt w:val="bullet"/>
      <w:lvlText w:val="-"/>
      <w:lvlJc w:val="left"/>
      <w:pPr>
        <w:ind w:left="2160" w:hanging="360"/>
      </w:pPr>
      <w:rPr>
        <w:rFonts w:ascii="Arial" w:eastAsiaTheme="minorEastAsia" w:hAnsi="Arial" w:cs="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32FB7916"/>
    <w:multiLevelType w:val="hybridMultilevel"/>
    <w:tmpl w:val="3842B532"/>
    <w:lvl w:ilvl="0" w:tplc="722214BE">
      <w:numFmt w:val="bullet"/>
      <w:lvlText w:val="-"/>
      <w:lvlJc w:val="left"/>
      <w:pPr>
        <w:ind w:left="2160" w:hanging="360"/>
      </w:pPr>
      <w:rPr>
        <w:rFonts w:ascii="Arial" w:eastAsiaTheme="minorHAnsi" w:hAnsi="Arial" w:cs="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7283613"/>
    <w:multiLevelType w:val="hybridMultilevel"/>
    <w:tmpl w:val="4FE80706"/>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8C64F8A"/>
    <w:multiLevelType w:val="hybridMultilevel"/>
    <w:tmpl w:val="53C292CC"/>
    <w:lvl w:ilvl="0" w:tplc="722214BE">
      <w:numFmt w:val="bullet"/>
      <w:lvlText w:val="-"/>
      <w:lvlJc w:val="left"/>
      <w:pPr>
        <w:ind w:left="3912" w:hanging="360"/>
      </w:pPr>
      <w:rPr>
        <w:rFonts w:ascii="Arial" w:eastAsiaTheme="minorHAnsi" w:hAnsi="Arial" w:cs="Arial" w:hint="default"/>
      </w:rPr>
    </w:lvl>
    <w:lvl w:ilvl="1" w:tplc="04090003" w:tentative="1">
      <w:start w:val="1"/>
      <w:numFmt w:val="bullet"/>
      <w:lvlText w:val="o"/>
      <w:lvlJc w:val="left"/>
      <w:pPr>
        <w:ind w:left="3192" w:hanging="360"/>
      </w:pPr>
      <w:rPr>
        <w:rFonts w:ascii="Courier New" w:hAnsi="Courier New" w:cs="Courier New" w:hint="default"/>
      </w:rPr>
    </w:lvl>
    <w:lvl w:ilvl="2" w:tplc="04090005">
      <w:start w:val="1"/>
      <w:numFmt w:val="bullet"/>
      <w:lvlText w:val=""/>
      <w:lvlJc w:val="left"/>
      <w:pPr>
        <w:ind w:left="3912" w:hanging="360"/>
      </w:pPr>
      <w:rPr>
        <w:rFonts w:ascii="Wingdings" w:hAnsi="Wingdings" w:hint="default"/>
      </w:rPr>
    </w:lvl>
    <w:lvl w:ilvl="3" w:tplc="04090001" w:tentative="1">
      <w:start w:val="1"/>
      <w:numFmt w:val="bullet"/>
      <w:lvlText w:val=""/>
      <w:lvlJc w:val="left"/>
      <w:pPr>
        <w:ind w:left="4632" w:hanging="360"/>
      </w:pPr>
      <w:rPr>
        <w:rFonts w:ascii="Symbol" w:hAnsi="Symbol" w:hint="default"/>
      </w:rPr>
    </w:lvl>
    <w:lvl w:ilvl="4" w:tplc="04090003" w:tentative="1">
      <w:start w:val="1"/>
      <w:numFmt w:val="bullet"/>
      <w:lvlText w:val="o"/>
      <w:lvlJc w:val="left"/>
      <w:pPr>
        <w:ind w:left="5352" w:hanging="360"/>
      </w:pPr>
      <w:rPr>
        <w:rFonts w:ascii="Courier New" w:hAnsi="Courier New" w:cs="Courier New" w:hint="default"/>
      </w:rPr>
    </w:lvl>
    <w:lvl w:ilvl="5" w:tplc="04090005" w:tentative="1">
      <w:start w:val="1"/>
      <w:numFmt w:val="bullet"/>
      <w:lvlText w:val=""/>
      <w:lvlJc w:val="left"/>
      <w:pPr>
        <w:ind w:left="6072" w:hanging="360"/>
      </w:pPr>
      <w:rPr>
        <w:rFonts w:ascii="Wingdings" w:hAnsi="Wingdings" w:hint="default"/>
      </w:rPr>
    </w:lvl>
    <w:lvl w:ilvl="6" w:tplc="04090001" w:tentative="1">
      <w:start w:val="1"/>
      <w:numFmt w:val="bullet"/>
      <w:lvlText w:val=""/>
      <w:lvlJc w:val="left"/>
      <w:pPr>
        <w:ind w:left="6792" w:hanging="360"/>
      </w:pPr>
      <w:rPr>
        <w:rFonts w:ascii="Symbol" w:hAnsi="Symbol" w:hint="default"/>
      </w:rPr>
    </w:lvl>
    <w:lvl w:ilvl="7" w:tplc="04090003" w:tentative="1">
      <w:start w:val="1"/>
      <w:numFmt w:val="bullet"/>
      <w:lvlText w:val="o"/>
      <w:lvlJc w:val="left"/>
      <w:pPr>
        <w:ind w:left="7512" w:hanging="360"/>
      </w:pPr>
      <w:rPr>
        <w:rFonts w:ascii="Courier New" w:hAnsi="Courier New" w:cs="Courier New" w:hint="default"/>
      </w:rPr>
    </w:lvl>
    <w:lvl w:ilvl="8" w:tplc="04090005" w:tentative="1">
      <w:start w:val="1"/>
      <w:numFmt w:val="bullet"/>
      <w:lvlText w:val=""/>
      <w:lvlJc w:val="left"/>
      <w:pPr>
        <w:ind w:left="8232" w:hanging="360"/>
      </w:pPr>
      <w:rPr>
        <w:rFonts w:ascii="Wingdings" w:hAnsi="Wingdings" w:hint="default"/>
      </w:rPr>
    </w:lvl>
  </w:abstractNum>
  <w:abstractNum w:abstractNumId="5" w15:restartNumberingAfterBreak="0">
    <w:nsid w:val="41D66F6B"/>
    <w:multiLevelType w:val="multilevel"/>
    <w:tmpl w:val="6726BA3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CFA4A44"/>
    <w:multiLevelType w:val="hybridMultilevel"/>
    <w:tmpl w:val="7DBE87B2"/>
    <w:lvl w:ilvl="0" w:tplc="4ABEE7EA">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7BE66F4"/>
    <w:multiLevelType w:val="hybridMultilevel"/>
    <w:tmpl w:val="63064C44"/>
    <w:lvl w:ilvl="0" w:tplc="2000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5B3A7698"/>
    <w:multiLevelType w:val="hybridMultilevel"/>
    <w:tmpl w:val="CFFEC0D2"/>
    <w:lvl w:ilvl="0" w:tplc="4972F196">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5E1C2A01"/>
    <w:multiLevelType w:val="hybridMultilevel"/>
    <w:tmpl w:val="4914D7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72FE4456"/>
    <w:multiLevelType w:val="multilevel"/>
    <w:tmpl w:val="D090A3BC"/>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790A3D65"/>
    <w:multiLevelType w:val="hybridMultilevel"/>
    <w:tmpl w:val="7434538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CD25359"/>
    <w:multiLevelType w:val="multilevel"/>
    <w:tmpl w:val="EB84D34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num w:numId="1" w16cid:durableId="186531373">
    <w:abstractNumId w:val="12"/>
  </w:num>
  <w:num w:numId="2" w16cid:durableId="1207718397">
    <w:abstractNumId w:val="5"/>
  </w:num>
  <w:num w:numId="3" w16cid:durableId="1918855902">
    <w:abstractNumId w:val="10"/>
  </w:num>
  <w:num w:numId="4" w16cid:durableId="2071417445">
    <w:abstractNumId w:val="6"/>
  </w:num>
  <w:num w:numId="5" w16cid:durableId="312681916">
    <w:abstractNumId w:val="9"/>
  </w:num>
  <w:num w:numId="6" w16cid:durableId="2134984419">
    <w:abstractNumId w:val="3"/>
  </w:num>
  <w:num w:numId="7" w16cid:durableId="1316496811">
    <w:abstractNumId w:val="2"/>
  </w:num>
  <w:num w:numId="8" w16cid:durableId="1368947633">
    <w:abstractNumId w:val="0"/>
  </w:num>
  <w:num w:numId="9" w16cid:durableId="584650003">
    <w:abstractNumId w:val="4"/>
  </w:num>
  <w:num w:numId="10" w16cid:durableId="1449548401">
    <w:abstractNumId w:val="11"/>
  </w:num>
  <w:num w:numId="11" w16cid:durableId="209265937">
    <w:abstractNumId w:val="1"/>
  </w:num>
  <w:num w:numId="12" w16cid:durableId="348219933">
    <w:abstractNumId w:val="8"/>
  </w:num>
  <w:num w:numId="13" w16cid:durableId="206525727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ida Khan">
    <w15:presenceInfo w15:providerId="AD" w15:userId="S::rida.khan@ericsson.com::0d63760f-2bea-4b68-b7c2-698db3c46ede"/>
  </w15:person>
  <w15:person w15:author="Soulaimene Jaoua">
    <w15:presenceInfo w15:providerId="AD" w15:userId="S::soulaimene.jaoua@ericsson.com::c10eb1f6-06e6-422e-b866-1323605228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A74"/>
    <w:rsid w:val="00003C2C"/>
    <w:rsid w:val="00010397"/>
    <w:rsid w:val="00010C9D"/>
    <w:rsid w:val="0002674B"/>
    <w:rsid w:val="00030DFD"/>
    <w:rsid w:val="0003315C"/>
    <w:rsid w:val="00057320"/>
    <w:rsid w:val="00066F08"/>
    <w:rsid w:val="000A0E89"/>
    <w:rsid w:val="000A41F3"/>
    <w:rsid w:val="000C418E"/>
    <w:rsid w:val="000D6A8C"/>
    <w:rsid w:val="000E63F0"/>
    <w:rsid w:val="000F2509"/>
    <w:rsid w:val="001172DC"/>
    <w:rsid w:val="00121CDB"/>
    <w:rsid w:val="001255DC"/>
    <w:rsid w:val="00130429"/>
    <w:rsid w:val="00150FC4"/>
    <w:rsid w:val="00156694"/>
    <w:rsid w:val="0016220D"/>
    <w:rsid w:val="001638AA"/>
    <w:rsid w:val="00171D71"/>
    <w:rsid w:val="00172F03"/>
    <w:rsid w:val="00185626"/>
    <w:rsid w:val="001869E8"/>
    <w:rsid w:val="00190023"/>
    <w:rsid w:val="00196C6D"/>
    <w:rsid w:val="001B4CD6"/>
    <w:rsid w:val="001B65A2"/>
    <w:rsid w:val="001C4D2D"/>
    <w:rsid w:val="001E0E13"/>
    <w:rsid w:val="001E1D5E"/>
    <w:rsid w:val="00205E47"/>
    <w:rsid w:val="00222B41"/>
    <w:rsid w:val="00237AD3"/>
    <w:rsid w:val="002511A2"/>
    <w:rsid w:val="002622FC"/>
    <w:rsid w:val="00287EC2"/>
    <w:rsid w:val="00292D11"/>
    <w:rsid w:val="00293C94"/>
    <w:rsid w:val="002B2889"/>
    <w:rsid w:val="002E5E53"/>
    <w:rsid w:val="00302058"/>
    <w:rsid w:val="0031156B"/>
    <w:rsid w:val="00321C20"/>
    <w:rsid w:val="00327020"/>
    <w:rsid w:val="00332FC7"/>
    <w:rsid w:val="00350786"/>
    <w:rsid w:val="00350EA6"/>
    <w:rsid w:val="003511F8"/>
    <w:rsid w:val="00361A74"/>
    <w:rsid w:val="003701C0"/>
    <w:rsid w:val="003830B3"/>
    <w:rsid w:val="003B388F"/>
    <w:rsid w:val="003B77D1"/>
    <w:rsid w:val="003C3F0D"/>
    <w:rsid w:val="00405261"/>
    <w:rsid w:val="004130C2"/>
    <w:rsid w:val="00426319"/>
    <w:rsid w:val="004335E4"/>
    <w:rsid w:val="004335F1"/>
    <w:rsid w:val="00435CF0"/>
    <w:rsid w:val="0043651B"/>
    <w:rsid w:val="00463B5C"/>
    <w:rsid w:val="00487A9F"/>
    <w:rsid w:val="0049273A"/>
    <w:rsid w:val="004A73FD"/>
    <w:rsid w:val="004B256F"/>
    <w:rsid w:val="004B3435"/>
    <w:rsid w:val="004D7035"/>
    <w:rsid w:val="004F240C"/>
    <w:rsid w:val="00510CBE"/>
    <w:rsid w:val="00512244"/>
    <w:rsid w:val="005202F8"/>
    <w:rsid w:val="00521F7B"/>
    <w:rsid w:val="00534E0C"/>
    <w:rsid w:val="005463B7"/>
    <w:rsid w:val="00551E75"/>
    <w:rsid w:val="00576576"/>
    <w:rsid w:val="005838C7"/>
    <w:rsid w:val="005A632B"/>
    <w:rsid w:val="005B1CE2"/>
    <w:rsid w:val="005C304B"/>
    <w:rsid w:val="005E36EB"/>
    <w:rsid w:val="00615A7F"/>
    <w:rsid w:val="00615B3A"/>
    <w:rsid w:val="00616FEE"/>
    <w:rsid w:val="006212A4"/>
    <w:rsid w:val="00631E4C"/>
    <w:rsid w:val="00634093"/>
    <w:rsid w:val="00645D18"/>
    <w:rsid w:val="00651441"/>
    <w:rsid w:val="0066610E"/>
    <w:rsid w:val="00666E03"/>
    <w:rsid w:val="00694E8A"/>
    <w:rsid w:val="006B2FA5"/>
    <w:rsid w:val="006C61A7"/>
    <w:rsid w:val="006D0029"/>
    <w:rsid w:val="006D478D"/>
    <w:rsid w:val="006D4A40"/>
    <w:rsid w:val="00714269"/>
    <w:rsid w:val="007175F3"/>
    <w:rsid w:val="00734392"/>
    <w:rsid w:val="00773983"/>
    <w:rsid w:val="00785A43"/>
    <w:rsid w:val="007D628F"/>
    <w:rsid w:val="00802F8E"/>
    <w:rsid w:val="00803E11"/>
    <w:rsid w:val="00812F5B"/>
    <w:rsid w:val="00814816"/>
    <w:rsid w:val="0082049D"/>
    <w:rsid w:val="008225D2"/>
    <w:rsid w:val="0085141C"/>
    <w:rsid w:val="0086203D"/>
    <w:rsid w:val="00884A89"/>
    <w:rsid w:val="008A4395"/>
    <w:rsid w:val="008C15B6"/>
    <w:rsid w:val="008C17D1"/>
    <w:rsid w:val="008F5611"/>
    <w:rsid w:val="009030B5"/>
    <w:rsid w:val="0091437B"/>
    <w:rsid w:val="009150C5"/>
    <w:rsid w:val="00934045"/>
    <w:rsid w:val="00943031"/>
    <w:rsid w:val="009545CF"/>
    <w:rsid w:val="00955501"/>
    <w:rsid w:val="0096099D"/>
    <w:rsid w:val="00963D5C"/>
    <w:rsid w:val="00974F08"/>
    <w:rsid w:val="009A7087"/>
    <w:rsid w:val="009F03AB"/>
    <w:rsid w:val="00A0312D"/>
    <w:rsid w:val="00A10A13"/>
    <w:rsid w:val="00A175E0"/>
    <w:rsid w:val="00A34C94"/>
    <w:rsid w:val="00A55A3F"/>
    <w:rsid w:val="00A76C4B"/>
    <w:rsid w:val="00A771FC"/>
    <w:rsid w:val="00A8042C"/>
    <w:rsid w:val="00A8299D"/>
    <w:rsid w:val="00A83D9A"/>
    <w:rsid w:val="00AA2517"/>
    <w:rsid w:val="00AA3FA6"/>
    <w:rsid w:val="00AB4F0A"/>
    <w:rsid w:val="00AB517B"/>
    <w:rsid w:val="00AE24FC"/>
    <w:rsid w:val="00AF3B3E"/>
    <w:rsid w:val="00AF7C24"/>
    <w:rsid w:val="00B156A8"/>
    <w:rsid w:val="00B3070F"/>
    <w:rsid w:val="00B355B7"/>
    <w:rsid w:val="00B50482"/>
    <w:rsid w:val="00B61028"/>
    <w:rsid w:val="00B72B1E"/>
    <w:rsid w:val="00B90838"/>
    <w:rsid w:val="00B9657B"/>
    <w:rsid w:val="00BA757A"/>
    <w:rsid w:val="00BC14B7"/>
    <w:rsid w:val="00BC6087"/>
    <w:rsid w:val="00BC6F6B"/>
    <w:rsid w:val="00BD7639"/>
    <w:rsid w:val="00BE58F4"/>
    <w:rsid w:val="00BE624C"/>
    <w:rsid w:val="00BF1D45"/>
    <w:rsid w:val="00C22641"/>
    <w:rsid w:val="00C27B76"/>
    <w:rsid w:val="00C34561"/>
    <w:rsid w:val="00C44779"/>
    <w:rsid w:val="00C90718"/>
    <w:rsid w:val="00C914FB"/>
    <w:rsid w:val="00CB61D2"/>
    <w:rsid w:val="00CF16AA"/>
    <w:rsid w:val="00CF20E9"/>
    <w:rsid w:val="00CF4A44"/>
    <w:rsid w:val="00D000E0"/>
    <w:rsid w:val="00D32CEA"/>
    <w:rsid w:val="00D332AA"/>
    <w:rsid w:val="00D350FF"/>
    <w:rsid w:val="00D354C1"/>
    <w:rsid w:val="00D56AD0"/>
    <w:rsid w:val="00D5734C"/>
    <w:rsid w:val="00D60E41"/>
    <w:rsid w:val="00D7037F"/>
    <w:rsid w:val="00D708A4"/>
    <w:rsid w:val="00D73454"/>
    <w:rsid w:val="00D80915"/>
    <w:rsid w:val="00D82A81"/>
    <w:rsid w:val="00D83426"/>
    <w:rsid w:val="00DB065B"/>
    <w:rsid w:val="00DD4DB8"/>
    <w:rsid w:val="00DE7752"/>
    <w:rsid w:val="00E23EC3"/>
    <w:rsid w:val="00E278E0"/>
    <w:rsid w:val="00E3725D"/>
    <w:rsid w:val="00E421F6"/>
    <w:rsid w:val="00E44BC0"/>
    <w:rsid w:val="00E524F2"/>
    <w:rsid w:val="00E74370"/>
    <w:rsid w:val="00E85426"/>
    <w:rsid w:val="00EA0070"/>
    <w:rsid w:val="00EB5376"/>
    <w:rsid w:val="00EC1989"/>
    <w:rsid w:val="00EC3C38"/>
    <w:rsid w:val="00ED0808"/>
    <w:rsid w:val="00ED1D2F"/>
    <w:rsid w:val="00ED76D1"/>
    <w:rsid w:val="00EF3D35"/>
    <w:rsid w:val="00EF48AF"/>
    <w:rsid w:val="00F11AB4"/>
    <w:rsid w:val="00F15156"/>
    <w:rsid w:val="00F34FE5"/>
    <w:rsid w:val="00F44C8A"/>
    <w:rsid w:val="00F4617A"/>
    <w:rsid w:val="00F54496"/>
    <w:rsid w:val="00F70718"/>
    <w:rsid w:val="00F8171E"/>
    <w:rsid w:val="00F833CC"/>
    <w:rsid w:val="00F86217"/>
    <w:rsid w:val="00F8719F"/>
    <w:rsid w:val="00FA7626"/>
    <w:rsid w:val="00FB0A20"/>
    <w:rsid w:val="00FE2F9C"/>
    <w:rsid w:val="00FE5B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23A28"/>
  <w15:chartTrackingRefBased/>
  <w15:docId w15:val="{B5C3F1DD-BBCE-4313-8A7B-8BDBE5C98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4779"/>
    <w:pPr>
      <w:ind w:left="720"/>
      <w:contextualSpacing/>
    </w:pPr>
  </w:style>
  <w:style w:type="character" w:styleId="PlaceholderText">
    <w:name w:val="Placeholder Text"/>
    <w:basedOn w:val="DefaultParagraphFont"/>
    <w:uiPriority w:val="99"/>
    <w:semiHidden/>
    <w:rsid w:val="00D7037F"/>
    <w:rPr>
      <w:color w:val="666666"/>
    </w:rPr>
  </w:style>
  <w:style w:type="character" w:styleId="CommentReference">
    <w:name w:val="annotation reference"/>
    <w:basedOn w:val="DefaultParagraphFont"/>
    <w:uiPriority w:val="99"/>
    <w:semiHidden/>
    <w:unhideWhenUsed/>
    <w:rsid w:val="00F833CC"/>
    <w:rPr>
      <w:sz w:val="16"/>
      <w:szCs w:val="16"/>
    </w:rPr>
  </w:style>
  <w:style w:type="paragraph" w:styleId="CommentText">
    <w:name w:val="annotation text"/>
    <w:basedOn w:val="Normal"/>
    <w:link w:val="CommentTextChar"/>
    <w:uiPriority w:val="99"/>
    <w:unhideWhenUsed/>
    <w:rsid w:val="00F833CC"/>
    <w:pPr>
      <w:spacing w:line="240" w:lineRule="auto"/>
    </w:pPr>
    <w:rPr>
      <w:sz w:val="20"/>
      <w:szCs w:val="20"/>
    </w:rPr>
  </w:style>
  <w:style w:type="character" w:customStyle="1" w:styleId="CommentTextChar">
    <w:name w:val="Comment Text Char"/>
    <w:basedOn w:val="DefaultParagraphFont"/>
    <w:link w:val="CommentText"/>
    <w:uiPriority w:val="99"/>
    <w:rsid w:val="00F833CC"/>
    <w:rPr>
      <w:sz w:val="20"/>
      <w:szCs w:val="20"/>
    </w:rPr>
  </w:style>
  <w:style w:type="paragraph" w:styleId="CommentSubject">
    <w:name w:val="annotation subject"/>
    <w:basedOn w:val="CommentText"/>
    <w:next w:val="CommentText"/>
    <w:link w:val="CommentSubjectChar"/>
    <w:uiPriority w:val="99"/>
    <w:semiHidden/>
    <w:unhideWhenUsed/>
    <w:rsid w:val="00F833CC"/>
    <w:rPr>
      <w:b/>
      <w:bCs/>
    </w:rPr>
  </w:style>
  <w:style w:type="character" w:customStyle="1" w:styleId="CommentSubjectChar">
    <w:name w:val="Comment Subject Char"/>
    <w:basedOn w:val="CommentTextChar"/>
    <w:link w:val="CommentSubject"/>
    <w:uiPriority w:val="99"/>
    <w:semiHidden/>
    <w:rsid w:val="00F833CC"/>
    <w:rPr>
      <w:b/>
      <w:bCs/>
      <w:sz w:val="20"/>
      <w:szCs w:val="20"/>
    </w:rPr>
  </w:style>
  <w:style w:type="paragraph" w:styleId="Revision">
    <w:name w:val="Revision"/>
    <w:hidden/>
    <w:uiPriority w:val="99"/>
    <w:semiHidden/>
    <w:rsid w:val="00A34C94"/>
    <w:pPr>
      <w:spacing w:after="0" w:line="240" w:lineRule="auto"/>
    </w:pPr>
  </w:style>
  <w:style w:type="paragraph" w:styleId="Caption">
    <w:name w:val="caption"/>
    <w:basedOn w:val="Normal"/>
    <w:next w:val="Normal"/>
    <w:uiPriority w:val="35"/>
    <w:unhideWhenUsed/>
    <w:qFormat/>
    <w:rsid w:val="006D002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2e84ceb-fbfd-47ab-be52-080c6b87953f}" enabled="0" method="" siteId="{92e84ceb-fbfd-47ab-be52-080c6b87953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930</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Soulaimene Jaoua</dc:creator>
  <cp:keywords/>
  <dc:description/>
  <cp:lastModifiedBy>Soulaimene Jaoua</cp:lastModifiedBy>
  <cp:revision>2</cp:revision>
  <dcterms:created xsi:type="dcterms:W3CDTF">2025-02-22T11:41:00Z</dcterms:created>
  <dcterms:modified xsi:type="dcterms:W3CDTF">2025-02-22T11:41:00Z</dcterms:modified>
</cp:coreProperties>
</file>